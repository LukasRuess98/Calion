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C060" w14:textId="77777777" w:rsidR="00D1541E" w:rsidRPr="007128E8" w:rsidRDefault="009B6523">
      <w:pPr>
        <w:pStyle w:val="berschrift1"/>
        <w:rPr>
          <w:lang w:val="de-DE"/>
        </w:rPr>
      </w:pPr>
      <w:bookmarkStart w:id="0" w:name="bestellkapazität-statt-jahreshöchstlast"/>
      <w:r>
        <w:rPr>
          <w:lang w:val="de-DE"/>
        </w:rPr>
        <w:t>Bestellkapazität statt Jahreshöchstlast</w:t>
      </w:r>
    </w:p>
    <w:p w14:paraId="44D3FFA3" w14:textId="77777777" w:rsidR="00D1541E" w:rsidRPr="007128E8" w:rsidRDefault="009B6523">
      <w:pPr>
        <w:pStyle w:val="FirstParagraph"/>
        <w:rPr>
          <w:lang w:val="de-DE"/>
        </w:rPr>
      </w:pPr>
      <w:r>
        <w:rPr>
          <w:b/>
          <w:bCs/>
          <w:lang w:val="de-DE"/>
        </w:rPr>
        <w:t xml:space="preserve">Auswirkungen der Netzentgeltreform AgNes auf die Elektrifizierung industrieller Prozesswärme </w:t>
      </w:r>
    </w:p>
    <w:p w14:paraId="1402E51D" w14:textId="77777777" w:rsidR="00D1541E" w:rsidRDefault="009B6523">
      <w:pPr>
        <w:pStyle w:val="berschrift2"/>
      </w:pPr>
      <w:bookmarkStart w:id="1" w:name="booked-capacity-instead-of-peak-load"/>
      <w:r>
        <w:t>Booked Capacity Instead of Peak Load</w:t>
      </w:r>
    </w:p>
    <w:p w14:paraId="4E1C354B" w14:textId="77777777" w:rsidR="00D1541E" w:rsidRDefault="009B6523">
      <w:pPr>
        <w:pStyle w:val="FirstParagraph"/>
      </w:pPr>
      <w:r>
        <w:rPr>
          <w:i/>
          <w:iCs/>
        </w:rPr>
        <w:t xml:space="preserve">Effects of the AgNes grid-charge reform on electrifying industrial process heat </w:t>
      </w:r>
    </w:p>
    <w:p w14:paraId="2B355B15" w14:textId="77777777" w:rsidR="003C3F8A" w:rsidRDefault="009B6523" w:rsidP="003C3F8A">
      <w:pPr>
        <w:pStyle w:val="Textkrper"/>
        <w:spacing w:after="120"/>
        <w:rPr>
          <w:lang w:val="de-DE"/>
        </w:rPr>
      </w:pPr>
      <w:r>
        <w:rPr>
          <w:b/>
          <w:bCs/>
          <w:lang w:val="de-DE"/>
        </w:rPr>
        <w:t>Lukas Ruess</w:t>
      </w:r>
      <w:r>
        <w:rPr>
          <w:lang w:val="de-DE"/>
        </w:rPr>
        <w:t xml:space="preserve"> </w:t>
      </w:r>
    </w:p>
    <w:p w14:paraId="38F4107E" w14:textId="77777777" w:rsidR="003C3F8A" w:rsidRDefault="009B6523" w:rsidP="003C3F8A">
      <w:pPr>
        <w:pStyle w:val="Textkrper"/>
        <w:spacing w:after="120"/>
        <w:rPr>
          <w:lang w:val="de-DE"/>
        </w:rPr>
      </w:pPr>
      <w:r>
        <w:rPr>
          <w:lang w:val="de-DE"/>
        </w:rPr>
        <w:t>Fraunhofer-Institut für Produktionstechnik und Automatisierung IPA</w:t>
      </w:r>
    </w:p>
    <w:p w14:paraId="06297FC7" w14:textId="77777777" w:rsidR="00D1541E" w:rsidRPr="007128E8" w:rsidRDefault="009B6523" w:rsidP="003C3F8A">
      <w:pPr>
        <w:pStyle w:val="Textkrper"/>
        <w:spacing w:after="120"/>
        <w:rPr>
          <w:lang w:val="de-DE"/>
        </w:rPr>
      </w:pPr>
      <w:r>
        <w:rPr>
          <w:lang w:val="de-DE"/>
        </w:rPr>
        <w:t>Institut für Energieeffizienz in der Produktion EEP, Universität Stuttgart</w:t>
      </w:r>
    </w:p>
    <w:p w14:paraId="0117AC25" w14:textId="77777777" w:rsidR="00D1541E" w:rsidRPr="007128E8" w:rsidRDefault="009B6523">
      <w:pPr>
        <w:pStyle w:val="berschrift2"/>
        <w:rPr>
          <w:lang w:val="de-DE"/>
        </w:rPr>
      </w:pPr>
      <w:bookmarkStart w:id="2" w:name="kurzfassung"/>
      <w:bookmarkEnd w:id="1"/>
      <w:r>
        <w:rPr>
          <w:lang w:val="de-DE"/>
        </w:rPr>
        <w:t>Kurzfassung</w:t>
      </w:r>
    </w:p>
    <w:p w14:paraId="0433B96C" w14:textId="454F756A" w:rsidR="00D1541E" w:rsidRPr="007128E8" w:rsidRDefault="009B6523">
      <w:pPr>
        <w:pStyle w:val="FirstParagraph"/>
        <w:rPr>
          <w:lang w:val="de-DE"/>
        </w:rPr>
      </w:pPr>
      <w:r>
        <w:rPr>
          <w:lang w:val="de-DE"/>
        </w:rPr>
        <w:t xml:space="preserve">Prozesswärme verursacht einen großen Anteil des industriellen Endenergiebedarfs und wird überwiegend fossil erzeugt. Wärmepumpen, Elektrodenkessel und thermische Speicher eröffnen eine Elektrifizierung, deren Wirtschaftlichkeit jedoch durch leistungsbezogene Netzentgelte beeinflusst wird. Der Festlegungsentwurf zur allgemeinen Netzentgeltsystematik Strom (AgNes) sieht für relevante Entnahmestellen eine kapazitätsbezogene Komponente auf eine ex ante bestellte Kapazität sowie einen zweistufigen Arbeitspreis vor. Für einen exogenen Lastgang wird eine geschlossene Bestellregel hergeleitet und in einem linearen Auslegungs- und Betriebsmodell mit vier gemessenen Fabriklastgängen geprüft. Die inkrementellen Wärmekosten liegen bei 30,7–58,5 EUR/MWh. Der Regimewechsel verschiebt sie um −4,1 bis +14,9 EUR/MWh </w:t>
      </w:r>
      <w:commentRangeStart w:id="3"/>
      <w:r>
        <w:rPr>
          <w:lang w:val="de-DE"/>
        </w:rPr>
        <w:t xml:space="preserve">(Fixpreis) </w:t>
      </w:r>
      <w:commentRangeEnd w:id="3"/>
      <w:r w:rsidR="00102C95">
        <w:rPr>
          <w:rStyle w:val="Kommentarzeichen"/>
          <w:sz w:val="24"/>
          <w:szCs w:val="24"/>
          <w:lang w:val="de-DE"/>
        </w:rPr>
        <w:commentReference w:id="3"/>
      </w:r>
      <w:r>
        <w:rPr>
          <w:lang w:val="de-DE"/>
        </w:rPr>
        <w:t xml:space="preserve">bzw. </w:t>
      </w:r>
      <w:r w:rsidRPr="00852142">
        <w:rPr>
          <w:lang w:val="de-DE"/>
        </w:rPr>
        <w:t xml:space="preserve">−8,5 bis +15,1 EUR/MWh (Day-Ahead). </w:t>
      </w:r>
      <w:r>
        <w:rPr>
          <w:lang w:val="de-DE"/>
        </w:rPr>
        <w:t xml:space="preserve">Die </w:t>
      </w:r>
      <w:commentRangeStart w:id="4"/>
      <w:r>
        <w:rPr>
          <w:lang w:val="de-DE"/>
        </w:rPr>
        <w:t xml:space="preserve">analytische Regel </w:t>
      </w:r>
      <w:commentRangeEnd w:id="4"/>
      <w:r w:rsidR="00102C95">
        <w:rPr>
          <w:rStyle w:val="Kommentarzeichen"/>
          <w:sz w:val="24"/>
          <w:szCs w:val="24"/>
          <w:lang w:val="de-DE"/>
        </w:rPr>
        <w:commentReference w:id="4"/>
      </w:r>
      <w:r>
        <w:rPr>
          <w:lang w:val="de-DE"/>
        </w:rPr>
        <w:t xml:space="preserve">weist im </w:t>
      </w:r>
      <w:commentRangeStart w:id="5"/>
      <w:r>
        <w:rPr>
          <w:lang w:val="de-DE"/>
        </w:rPr>
        <w:t xml:space="preserve">entkoppelten Fall </w:t>
      </w:r>
      <w:commentRangeEnd w:id="5"/>
      <w:r w:rsidR="00102C95">
        <w:rPr>
          <w:rStyle w:val="Kommentarzeichen"/>
          <w:sz w:val="24"/>
          <w:szCs w:val="24"/>
          <w:lang w:val="de-DE"/>
        </w:rPr>
        <w:commentReference w:id="5"/>
      </w:r>
      <w:r>
        <w:rPr>
          <w:lang w:val="de-DE"/>
        </w:rPr>
        <w:t xml:space="preserve">eine relative Abweichung von weniger als 0,5 % auf und weicht im </w:t>
      </w:r>
      <w:commentRangeStart w:id="6"/>
      <w:r>
        <w:rPr>
          <w:lang w:val="de-DE"/>
        </w:rPr>
        <w:t>vollständig gekoppelten</w:t>
      </w:r>
      <w:commentRangeEnd w:id="6"/>
      <w:r w:rsidR="00102C95">
        <w:rPr>
          <w:rStyle w:val="Kommentarzeichen"/>
          <w:sz w:val="24"/>
          <w:szCs w:val="24"/>
          <w:lang w:val="de-DE"/>
        </w:rPr>
        <w:commentReference w:id="6"/>
      </w:r>
      <w:r>
        <w:rPr>
          <w:lang w:val="de-DE"/>
        </w:rPr>
        <w:t xml:space="preserve"> Auslegungsmodell um bis zu 34,7 % ab.</w:t>
      </w:r>
    </w:p>
    <w:p w14:paraId="4F5D1DA1" w14:textId="77777777" w:rsidR="00D1541E" w:rsidRDefault="009B6523">
      <w:pPr>
        <w:pStyle w:val="berschrift2"/>
      </w:pPr>
      <w:bookmarkStart w:id="7" w:name="summary"/>
      <w:bookmarkEnd w:id="2"/>
      <w:r>
        <w:t>Summary</w:t>
      </w:r>
    </w:p>
    <w:p w14:paraId="42469412" w14:textId="734EC504" w:rsidR="00D1541E" w:rsidRDefault="009B6523">
      <w:pPr>
        <w:pStyle w:val="FirstParagraph"/>
      </w:pPr>
      <w:r>
        <w:t>The AgNes draft proposes, for relevant consumers, a capacity-based charge on an ex-ante booked capacity combined with a two-tier volumetric tariff. This paper derives a critical excess duration and the corresponding cost-minimal booked capacity for a fixed load profile, then tests the rule in a linear design-and-dispatch model for four measured factory load profiles. Incremental levelised cost of heat is 30.7–58.5 EUR/MWh</w:t>
      </w:r>
      <w:r w:rsidR="00EF2B3F">
        <w:t>,</w:t>
      </w:r>
      <w:r>
        <w:t xml:space="preserve"> the tariff change shifts costs by −4.1 to +14.9 EUR/MWh under a fixed price and −8.5 to +15.1 EUR/MWh under Day-Ahead procurement. The analytical rule has a relative deviation of less than 0.5% for the exogenous-load case and deviates by up to 34.7% in the coupled design model.</w:t>
      </w:r>
    </w:p>
    <w:p w14:paraId="32C73077" w14:textId="77777777" w:rsidR="008709B3" w:rsidRPr="006C40DD" w:rsidRDefault="008709B3">
      <w:pPr>
        <w:pStyle w:val="Textkrper"/>
        <w:rPr>
          <w:b/>
          <w:bCs/>
        </w:rPr>
      </w:pPr>
    </w:p>
    <w:p w14:paraId="28AB4451" w14:textId="447760BE" w:rsidR="00D1541E" w:rsidRPr="007128E8" w:rsidRDefault="009B6523">
      <w:pPr>
        <w:pStyle w:val="Textkrper"/>
        <w:rPr>
          <w:lang w:val="de-DE"/>
        </w:rPr>
      </w:pPr>
      <w:r>
        <w:rPr>
          <w:b/>
          <w:bCs/>
          <w:lang w:val="de-DE"/>
        </w:rPr>
        <w:t>Schlüsselwörter:</w:t>
      </w:r>
      <w:r>
        <w:rPr>
          <w:lang w:val="de-DE"/>
        </w:rPr>
        <w:t xml:space="preserve"> </w:t>
      </w:r>
      <w:commentRangeStart w:id="8"/>
      <w:r>
        <w:rPr>
          <w:lang w:val="de-DE"/>
        </w:rPr>
        <w:t>Netzentgelt</w:t>
      </w:r>
      <w:commentRangeEnd w:id="8"/>
      <w:r w:rsidR="00102C95">
        <w:rPr>
          <w:rStyle w:val="Kommentarzeichen"/>
          <w:sz w:val="24"/>
          <w:szCs w:val="24"/>
          <w:lang w:val="de-DE"/>
        </w:rPr>
        <w:commentReference w:id="8"/>
      </w:r>
      <w:r>
        <w:rPr>
          <w:lang w:val="de-DE"/>
        </w:rPr>
        <w:t>, AgNes, Bestellkapazität, Kapazitätstarif, Prozesswärme, industrielle Wärmepumpe, Power-to-Heat, Elektrodenkessel, thermischer Speicher, lineare Optimierung, Fabrikplanung</w:t>
      </w:r>
    </w:p>
    <w:p w14:paraId="4D689FBB" w14:textId="77777777" w:rsidR="00D1541E" w:rsidRDefault="009B6523">
      <w:pPr>
        <w:pStyle w:val="berschrift2"/>
      </w:pPr>
      <w:bookmarkStart w:id="9" w:name="kernaussagen"/>
      <w:bookmarkEnd w:id="7"/>
      <w:r>
        <w:t>Kernaussagen</w:t>
      </w:r>
    </w:p>
    <w:p w14:paraId="41C4ADA3" w14:textId="526ADB6D" w:rsidR="00D1541E" w:rsidRPr="007128E8" w:rsidRDefault="009B6523">
      <w:pPr>
        <w:pStyle w:val="Compact"/>
        <w:numPr>
          <w:ilvl w:val="0"/>
          <w:numId w:val="2"/>
        </w:numPr>
        <w:rPr>
          <w:lang w:val="de-DE"/>
        </w:rPr>
      </w:pPr>
      <w:r>
        <w:rPr>
          <w:lang w:val="de-DE"/>
        </w:rPr>
        <w:t>Im AgNes-Entwurf wird die kapazitätsbezogene Belastung durch die bestellte Kapazität und einen höheren Arbeitspreis für Überschreitungen bestimmt. In den untersuchten Fällen reduziert dies den netzentgeltbedingten Kostennachteil elektrischer Spitzenlasttechnik gegenüber dem Gaskessel teilweise.</w:t>
      </w:r>
    </w:p>
    <w:p w14:paraId="314624DA" w14:textId="6E83EEFE" w:rsidR="00D1541E" w:rsidRPr="007128E8" w:rsidRDefault="009B6523">
      <w:pPr>
        <w:pStyle w:val="Compact"/>
        <w:numPr>
          <w:ilvl w:val="0"/>
          <w:numId w:val="2"/>
        </w:numPr>
        <w:rPr>
          <w:lang w:val="de-DE"/>
        </w:rPr>
      </w:pPr>
      <w:r>
        <w:rPr>
          <w:lang w:val="de-DE"/>
        </w:rPr>
        <w:lastRenderedPageBreak/>
        <w:t>Bei gegebenem Lastgang ist die kostenminimale Bestellkapazität der Schnittpunkt der Jahresdauerlinie mit der kritischen Überschreitungsdauer und damit ohne Optimierungssoftware bestimmbar.</w:t>
      </w:r>
      <w:r w:rsidR="008709B3">
        <w:rPr>
          <w:lang w:val="de-DE"/>
        </w:rPr>
        <w:t xml:space="preserve">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p>
    <w:p w14:paraId="6B00827B" w14:textId="4D1F5A8F" w:rsidR="00D1541E" w:rsidRPr="007128E8" w:rsidRDefault="009B6523">
      <w:pPr>
        <w:pStyle w:val="Compact"/>
        <w:numPr>
          <w:ilvl w:val="0"/>
          <w:numId w:val="2"/>
        </w:numPr>
        <w:rPr>
          <w:lang w:val="de-DE"/>
        </w:rPr>
      </w:pPr>
      <w:r>
        <w:rPr>
          <w:lang w:val="de-DE"/>
        </w:rPr>
        <w:t xml:space="preserve">Im gekoppelten Auslegungsmodell weicht die optimale Bestellkapazität um bis zu 34,7 % von der analytischen Regel ab. </w:t>
      </w:r>
      <w:r w:rsidRPr="008709B3">
        <w:rPr>
          <w:lang w:val="de-DE"/>
        </w:rPr>
        <w:t>Ursache ist die Rückkopplung zwischen Anlagenbetrieb, Lastdauerlinie und Bestellkapazität. Bei Anwendung auf den vom LP tatsächlich realisierten Gesamtlastgang trifft sie das Optimum dagegen exakt (V-04)</w:t>
      </w:r>
      <w:r w:rsidR="008709B3">
        <w:rPr>
          <w:lang w:val="de-DE"/>
        </w:rPr>
        <w:t>. D</w:t>
      </w:r>
      <w:r w:rsidRPr="008709B3">
        <w:rPr>
          <w:lang w:val="de-DE"/>
        </w:rPr>
        <w:t>ie Abweichung ist damit der Elektrifizierung selbst zuzuschreiben.</w:t>
      </w:r>
    </w:p>
    <w:p w14:paraId="0D9A86DF" w14:textId="09ABFC92" w:rsidR="00D1541E" w:rsidRPr="007128E8" w:rsidRDefault="009B6523">
      <w:pPr>
        <w:pStyle w:val="Compact"/>
        <w:numPr>
          <w:ilvl w:val="0"/>
          <w:numId w:val="2"/>
        </w:numPr>
        <w:rPr>
          <w:lang w:val="de-DE"/>
        </w:rPr>
      </w:pPr>
      <w:r>
        <w:rPr>
          <w:lang w:val="de-DE"/>
        </w:rPr>
        <w:t>Der Interaktionsterm zwischen Netzentgeltregime und Beschaffungsform ist standortspezifisch uneinheitlich: Zwei der vier Fälle weisen positive, zwei negative Interaktionsterme auf (−4,4 bis +4,8 EUR/MWh). Eine robuste allgemeine Substitutionsaussage lässt sich aus den vier Fallstudien daher nicht ableiten.</w:t>
      </w:r>
    </w:p>
    <w:bookmarkEnd w:id="9"/>
    <w:p w14:paraId="7C34D8EC" w14:textId="77777777" w:rsidR="00D1541E" w:rsidRPr="007128E8" w:rsidRDefault="009B6523">
      <w:pPr>
        <w:pStyle w:val="berschrift2"/>
        <w:rPr>
          <w:lang w:val="de-DE"/>
        </w:rPr>
      </w:pPr>
      <w:r>
        <w:rPr>
          <w:lang w:val="de-DE"/>
        </w:rPr>
        <w:t>Industrielle Anwendung</w:t>
      </w:r>
    </w:p>
    <w:p w14:paraId="1272D39E" w14:textId="48C867E6" w:rsidR="00D1541E" w:rsidRPr="007128E8" w:rsidRDefault="003C3F8A">
      <w:pPr>
        <w:pStyle w:val="FirstParagraph"/>
        <w:rPr>
          <w:lang w:val="de-DE"/>
        </w:rPr>
      </w:pPr>
      <w:r>
        <w:rPr>
          <w:lang w:val="de-DE"/>
        </w:rPr>
        <w:t>Für die Praxis ergibt sich ein fünfstufiger Ansatz: Gesamtlast einschließlich geplanter Wärmeelektrifizierung prognostizieren, kritische Überschreitungsdauer aus dem AgNes-Preisblatt bestimmen, Bestellkapazität aus der Jahresdauerlinie ablesen, auf die zulässige Bandbreite begrenzen und anschließend den Speicher als Teil der Gesamtsystemauslegung bewerten. Der Ansatz ist tabellenkalkulationsfähig</w:t>
      </w:r>
      <w:r w:rsidR="00EF2B3F">
        <w:rPr>
          <w:lang w:val="de-DE"/>
        </w:rPr>
        <w:t>,</w:t>
      </w:r>
      <w:r>
        <w:rPr>
          <w:lang w:val="de-DE"/>
        </w:rPr>
        <w:t xml:space="preserve"> die beobachtete Abweichung von bis zu 34,7 % markiert die Grenze, ab der ein gekoppeltes Optimierungsmodell sinnvoll ist.</w:t>
      </w:r>
    </w:p>
    <w:p w14:paraId="5A2D0DDE" w14:textId="77777777" w:rsidR="00D1541E" w:rsidRPr="007128E8" w:rsidRDefault="009B6523">
      <w:pPr>
        <w:pStyle w:val="berschrift2"/>
        <w:rPr>
          <w:lang w:val="de-DE"/>
        </w:rPr>
      </w:pPr>
      <w:bookmarkStart w:id="10" w:name="einleitung"/>
      <w:r>
        <w:rPr>
          <w:lang w:val="de-DE"/>
        </w:rPr>
        <w:t>1 Einleitung</w:t>
      </w:r>
    </w:p>
    <w:p w14:paraId="0D79E3B4" w14:textId="620ECFCB" w:rsidR="00D1541E" w:rsidRPr="007128E8" w:rsidRDefault="00402642">
      <w:pPr>
        <w:pStyle w:val="FirstParagraph"/>
        <w:rPr>
          <w:lang w:val="de-DE"/>
        </w:rPr>
      </w:pPr>
      <w:r>
        <w:rPr>
          <w:lang w:val="de-DE"/>
        </w:rPr>
        <w:t xml:space="preserve">Prozesswärme </w:t>
      </w:r>
      <w:commentRangeStart w:id="11"/>
      <w:r>
        <w:rPr>
          <w:lang w:val="de-DE"/>
        </w:rPr>
        <w:t xml:space="preserve">bindet </w:t>
      </w:r>
      <w:commentRangeEnd w:id="11"/>
      <w:r w:rsidR="00102C95">
        <w:rPr>
          <w:rStyle w:val="Kommentarzeichen"/>
          <w:sz w:val="24"/>
          <w:szCs w:val="24"/>
          <w:lang w:val="de-DE"/>
        </w:rPr>
        <w:commentReference w:id="11"/>
      </w:r>
      <w:r>
        <w:rPr>
          <w:lang w:val="de-DE"/>
        </w:rPr>
        <w:t>rund zwei Drittel des industriellen Endenergiebedarfs und wird überwiegend fossil erzeugt</w:t>
      </w:r>
      <w:r w:rsidR="00EF2B3F">
        <w:rPr>
          <w:lang w:val="de-DE"/>
        </w:rPr>
        <w:t>,</w:t>
      </w:r>
      <w:r>
        <w:rPr>
          <w:lang w:val="de-DE"/>
        </w:rPr>
        <w:t xml:space="preserve"> </w:t>
      </w:r>
      <w:commentRangeStart w:id="12"/>
      <w:r w:rsidR="008709B3">
        <w:rPr>
          <w:lang w:val="de-DE"/>
        </w:rPr>
        <w:t xml:space="preserve">den </w:t>
      </w:r>
      <w:commentRangeEnd w:id="12"/>
      <w:r w:rsidR="00102C95">
        <w:rPr>
          <w:rStyle w:val="Kommentarzeichen"/>
          <w:sz w:val="24"/>
          <w:szCs w:val="24"/>
          <w:lang w:val="de-DE"/>
        </w:rPr>
        <w:commentReference w:id="12"/>
      </w:r>
      <w:r w:rsidR="008709B3">
        <w:rPr>
          <w:lang w:val="de-DE"/>
        </w:rPr>
        <w:t>niedrige Temperaturbereich kann durch Wärmepumpe am wirtschaftlichsten gedeckt werden</w:t>
      </w:r>
      <w:r>
        <w:rPr>
          <w:lang w:val="de-DE"/>
        </w:rPr>
        <w:t xml:space="preserve"> [1–5]. Elektrodenkessel decken</w:t>
      </w:r>
      <w:r w:rsidR="00802C8C">
        <w:rPr>
          <w:lang w:val="de-DE"/>
        </w:rPr>
        <w:t xml:space="preserve"> typischerweise</w:t>
      </w:r>
      <w:r>
        <w:rPr>
          <w:lang w:val="de-DE"/>
        </w:rPr>
        <w:t xml:space="preserve"> höhere Temperaturen sowie Spitzen- und Reservelasten ab [6</w:t>
      </w:r>
      <w:r w:rsidR="00201839">
        <w:rPr>
          <w:lang w:val="de-DE"/>
        </w:rPr>
        <w:t>-7</w:t>
      </w:r>
      <w:r>
        <w:rPr>
          <w:lang w:val="de-DE"/>
        </w:rPr>
        <w:t xml:space="preserve">]. </w:t>
      </w:r>
      <w:commentRangeStart w:id="13"/>
      <w:r>
        <w:rPr>
          <w:lang w:val="de-DE"/>
        </w:rPr>
        <w:t>Die technische Machbarkeit ist damit gegeben</w:t>
      </w:r>
      <w:r w:rsidR="00EF2B3F">
        <w:rPr>
          <w:lang w:val="de-DE"/>
        </w:rPr>
        <w:t>,</w:t>
      </w:r>
      <w:r>
        <w:rPr>
          <w:lang w:val="de-DE"/>
        </w:rPr>
        <w:t xml:space="preserve"> die Wirtschaftlichkeit wird jedoch durch Strom- und Netzentgelte begrenzt.</w:t>
      </w:r>
      <w:commentRangeEnd w:id="13"/>
      <w:r w:rsidR="00102C95" w:rsidRPr="007128E8">
        <w:rPr>
          <w:rStyle w:val="Kommentarzeichen"/>
          <w:sz w:val="24"/>
          <w:szCs w:val="24"/>
          <w:lang w:val="de-DE"/>
        </w:rPr>
        <w:commentReference w:id="13"/>
      </w:r>
    </w:p>
    <w:p w14:paraId="18213301" w14:textId="77777777" w:rsidR="00D1541E" w:rsidRPr="007128E8" w:rsidRDefault="009B6523">
      <w:pPr>
        <w:pStyle w:val="Textkrper"/>
        <w:rPr>
          <w:lang w:val="de-DE"/>
        </w:rPr>
      </w:pPr>
      <w:r>
        <w:rPr>
          <w:lang w:val="de-DE"/>
        </w:rPr>
        <w:t xml:space="preserve">Bisher wird das Netzentgelt in Energiesystemmodellen meist als exogener Kostenaufschlag behandelt [8–10], während die Tarifdesign-Literatur Kapazitäts- und Leistungstarife überwiegend ohne technologiespezifische Anlagenauslegung untersucht [15–17]. Der AgNes-Entwurf macht die Bestellkapazität zu einer ökonomisch relevanten Entscheidungsgröße für den </w:t>
      </w:r>
      <w:commentRangeStart w:id="14"/>
      <w:r>
        <w:rPr>
          <w:lang w:val="de-DE"/>
        </w:rPr>
        <w:t xml:space="preserve">Letztverbraucher </w:t>
      </w:r>
      <w:commentRangeEnd w:id="14"/>
      <w:r w:rsidR="00102C95">
        <w:rPr>
          <w:rStyle w:val="Kommentarzeichen"/>
          <w:sz w:val="24"/>
          <w:szCs w:val="24"/>
          <w:lang w:val="de-DE"/>
        </w:rPr>
        <w:commentReference w:id="14"/>
      </w:r>
      <w:r>
        <w:rPr>
          <w:lang w:val="de-DE"/>
        </w:rPr>
        <w:t xml:space="preserve">und damit das Netzentgelt zu einem </w:t>
      </w:r>
      <w:commentRangeStart w:id="15"/>
      <w:r>
        <w:rPr>
          <w:lang w:val="de-DE"/>
        </w:rPr>
        <w:t>Bestandteil der Systemauslegung</w:t>
      </w:r>
      <w:commentRangeEnd w:id="15"/>
      <w:r w:rsidR="00102C95">
        <w:rPr>
          <w:rStyle w:val="Kommentarzeichen"/>
          <w:sz w:val="24"/>
          <w:szCs w:val="24"/>
          <w:lang w:val="de-DE"/>
        </w:rPr>
        <w:commentReference w:id="15"/>
      </w:r>
      <w:r>
        <w:rPr>
          <w:lang w:val="de-DE"/>
        </w:rPr>
        <w:t>.</w:t>
      </w:r>
    </w:p>
    <w:p w14:paraId="4CAE7332" w14:textId="77777777" w:rsidR="00D1541E" w:rsidRPr="007128E8" w:rsidRDefault="00402642">
      <w:pPr>
        <w:pStyle w:val="Textkrper"/>
        <w:rPr>
          <w:lang w:val="de-DE"/>
        </w:rPr>
      </w:pPr>
      <w:r>
        <w:rPr>
          <w:bCs/>
          <w:lang w:val="de-DE"/>
        </w:rPr>
        <w:t>Für den AgNes-Kontext fehlen insbesondere eine geschlossene Optimalitätsbedingung für die Bestellkapazität, deren Prüfung im gekoppelten Auslegungsmodell und eine Quantifizierung der Auswirkungen auf die Elektrifizierung von Prozesswärme.</w:t>
      </w:r>
    </w:p>
    <w:p w14:paraId="5B862A17" w14:textId="77777777" w:rsidR="00D1541E" w:rsidRPr="007128E8" w:rsidRDefault="009B6523">
      <w:pPr>
        <w:pStyle w:val="Textkrper"/>
        <w:rPr>
          <w:lang w:val="de-DE"/>
        </w:rPr>
      </w:pPr>
      <w:r>
        <w:rPr>
          <w:b/>
          <w:bCs/>
          <w:lang w:val="de-DE"/>
        </w:rPr>
        <w:t>Beitrag und Abgrenzung.</w:t>
      </w:r>
      <w:r>
        <w:rPr>
          <w:lang w:val="de-DE"/>
        </w:rPr>
        <w:t xml:space="preserve"> Der Beitrag wird im Folgenden gegen die drei relevanten Literaturstränge abgegrenzt.</w:t>
      </w:r>
    </w:p>
    <w:p w14:paraId="4509A7E5" w14:textId="77777777" w:rsidR="00F32D42" w:rsidRPr="000B62A8" w:rsidRDefault="00593523">
      <w:pPr>
        <w:pStyle w:val="Textkrper"/>
        <w:rPr>
          <w:lang w:val="de-DE"/>
        </w:rPr>
      </w:pPr>
      <w:r>
        <w:rPr>
          <w:lang w:val="de-DE"/>
        </w:rPr>
        <w:t xml:space="preserve">Untersucht werden (i) die kostenoptimale Auslegung von </w:t>
      </w:r>
      <w:commentRangeStart w:id="16"/>
      <w:r>
        <w:rPr>
          <w:lang w:val="de-DE"/>
        </w:rPr>
        <w:t>Wärmepumpe</w:t>
      </w:r>
      <w:commentRangeEnd w:id="16"/>
      <w:r w:rsidR="00102C95">
        <w:rPr>
          <w:rStyle w:val="Kommentarzeichen"/>
          <w:sz w:val="24"/>
          <w:szCs w:val="24"/>
          <w:lang w:val="de-DE"/>
        </w:rPr>
        <w:commentReference w:id="16"/>
      </w:r>
      <w:r>
        <w:rPr>
          <w:lang w:val="de-DE"/>
        </w:rPr>
        <w:t>, Elektrodenkessel und Speicher, (ii) die Bestellkapazität ohne Optimierungssoftware, (iii) die Interaktion mit Spotpreisflexibilität und (iv) die Verschiebung des fossilen Break-even.</w:t>
      </w:r>
    </w:p>
    <w:p w14:paraId="1E7AD97B" w14:textId="77777777" w:rsidR="00D1541E" w:rsidRPr="007128E8" w:rsidRDefault="009B6523">
      <w:pPr>
        <w:pStyle w:val="berschrift2"/>
        <w:rPr>
          <w:lang w:val="de-DE"/>
        </w:rPr>
      </w:pPr>
      <w:bookmarkStart w:id="17" w:name="agnes-im-vergleich-zur-stromnev"/>
      <w:bookmarkEnd w:id="10"/>
      <w:r>
        <w:rPr>
          <w:lang w:val="de-DE"/>
        </w:rPr>
        <w:t>2 AgNes im Vergleich zur StromNEV</w:t>
      </w:r>
    </w:p>
    <w:p w14:paraId="69F5FCA0" w14:textId="1D9D0554" w:rsidR="00D1541E" w:rsidRPr="007128E8" w:rsidRDefault="009B6523" w:rsidP="00D84B2A">
      <w:pPr>
        <w:pStyle w:val="FirstParagraph"/>
        <w:jc w:val="both"/>
        <w:rPr>
          <w:lang w:val="de-DE"/>
        </w:rPr>
      </w:pPr>
      <w:r>
        <w:rPr>
          <w:lang w:val="de-DE"/>
        </w:rPr>
        <w:t>Die Analyse basiert auf dem zum Redaktionsschluss verfügbaren AgNes-Festlegungsentwurf vom 06.08.2026 [</w:t>
      </w:r>
      <w:commentRangeStart w:id="18"/>
      <w:r>
        <w:rPr>
          <w:lang w:val="de-DE"/>
        </w:rPr>
        <w:t>18, 20]</w:t>
      </w:r>
      <w:commentRangeEnd w:id="18"/>
      <w:r w:rsidR="00102C95">
        <w:rPr>
          <w:rStyle w:val="Kommentarzeichen"/>
          <w:sz w:val="24"/>
          <w:szCs w:val="24"/>
          <w:lang w:val="de-DE"/>
        </w:rPr>
        <w:commentReference w:id="18"/>
      </w:r>
      <w:r>
        <w:rPr>
          <w:lang w:val="de-DE"/>
        </w:rPr>
        <w:t>. Die Konsultation endete am 18.09.2026</w:t>
      </w:r>
      <w:r w:rsidR="00EF2B3F">
        <w:rPr>
          <w:lang w:val="de-DE"/>
        </w:rPr>
        <w:t>,</w:t>
      </w:r>
      <w:r>
        <w:rPr>
          <w:lang w:val="de-DE"/>
        </w:rPr>
        <w:t xml:space="preserve"> eine endgültige Festlegung lag zum </w:t>
      </w:r>
      <w:commentRangeStart w:id="19"/>
      <w:r>
        <w:rPr>
          <w:lang w:val="de-DE"/>
        </w:rPr>
        <w:t xml:space="preserve">Redaktionsschluss </w:t>
      </w:r>
      <w:commentRangeEnd w:id="19"/>
      <w:r w:rsidR="00102C95">
        <w:rPr>
          <w:rStyle w:val="Kommentarzeichen"/>
          <w:sz w:val="24"/>
          <w:szCs w:val="24"/>
          <w:lang w:val="de-DE"/>
        </w:rPr>
        <w:commentReference w:id="19"/>
      </w:r>
      <w:r>
        <w:rPr>
          <w:lang w:val="de-DE"/>
        </w:rPr>
        <w:t xml:space="preserve">noch nicht vor. Die praktische Anwendung ist </w:t>
      </w:r>
      <w:commentRangeStart w:id="20"/>
      <w:r>
        <w:rPr>
          <w:lang w:val="de-DE"/>
        </w:rPr>
        <w:t xml:space="preserve">nach </w:t>
      </w:r>
      <w:commentRangeEnd w:id="20"/>
      <w:r w:rsidR="00102C95">
        <w:rPr>
          <w:rStyle w:val="Kommentarzeichen"/>
          <w:sz w:val="24"/>
          <w:szCs w:val="24"/>
          <w:lang w:val="de-DE"/>
        </w:rPr>
        <w:commentReference w:id="20"/>
      </w:r>
      <w:r>
        <w:rPr>
          <w:lang w:val="de-DE"/>
        </w:rPr>
        <w:t xml:space="preserve">dem Entwurf ab 2029 vorgesehen. Für die im Entwurf relevanten Entnahmestellen wird die </w:t>
      </w:r>
      <w:r>
        <w:rPr>
          <w:lang w:val="de-DE"/>
        </w:rPr>
        <w:t>kapazitätsbezogene Komponente gegenüber der heutigen jahreshöchstlastbasierten Systematik auf eine ex ante zu vereinbarende Kapazität ausgerichtet und durch einen zweistufigen Arbeitspreis ergänzt. Einzelheiten des finalen Bestellprozesses und der regulatorischen Behandlung einzelner elektrischer Wärmeerzeuger werden daher als Szenarioannahmen behandelt. Die Analyse ist als Machbarkeitsnachweis des Mechanismus angelegt, nicht als Einzelfallprüfung der AgNes-Anwendbarkeit; für alle vier Standorte wird angenommen, dass der elektrifizierte Jahresverbrauch die relevante Anwendbarkeitsschwelle (&gt;100 MWh/a) überschreitet, ohne dies gesondert gegen die Standortdaten zu verifizieren.</w:t>
      </w:r>
    </w:p>
    <w:p w14:paraId="1CE98821" w14:textId="578363A9" w:rsidR="00D1541E" w:rsidRPr="007128E8" w:rsidRDefault="009B6523" w:rsidP="00C32AAD">
      <w:pPr>
        <w:pStyle w:val="Textkrper"/>
        <w:rPr>
          <w:lang w:val="de-DE"/>
        </w:rPr>
      </w:pPr>
      <w:r>
        <w:rPr>
          <w:lang w:val="de-DE"/>
        </w:rPr>
        <w:t>Für die Parametri</w:t>
      </w:r>
      <w:ins w:id="21" w:author="Schnell, Felix" w:date="2026-09-24T14:20:00Z" w16du:dateUtc="2026-09-24T12:20:00Z">
        <w:r w:rsidR="00153473">
          <w:rPr>
            <w:lang w:val="de-DE"/>
          </w:rPr>
          <w:t>si</w:t>
        </w:r>
      </w:ins>
      <w:r>
        <w:rPr>
          <w:lang w:val="de-DE"/>
        </w:rPr>
        <w:t xml:space="preserve">erung der heutigen Referenzsystematik werden konsistente </w:t>
      </w:r>
      <w:commentRangeStart w:id="22"/>
      <w:r>
        <w:rPr>
          <w:lang w:val="de-DE"/>
        </w:rPr>
        <w:t xml:space="preserve">Preisblätter </w:t>
      </w:r>
      <w:commentRangeEnd w:id="22"/>
      <w:r w:rsidR="00153473">
        <w:rPr>
          <w:rStyle w:val="Kommentarzeichen"/>
          <w:sz w:val="24"/>
          <w:szCs w:val="24"/>
          <w:lang w:val="de-DE"/>
        </w:rPr>
        <w:commentReference w:id="22"/>
      </w:r>
      <w:r>
        <w:rPr>
          <w:lang w:val="de-DE"/>
        </w:rPr>
        <w:t>ausgewählter Verteilnetzbetreiber herangezogen [</w:t>
      </w:r>
      <w:commentRangeStart w:id="23"/>
      <w:r>
        <w:rPr>
          <w:lang w:val="de-DE"/>
        </w:rPr>
        <w:t>22</w:t>
      </w:r>
      <w:commentRangeEnd w:id="23"/>
      <w:r w:rsidR="00153473">
        <w:rPr>
          <w:rStyle w:val="Kommentarzeichen"/>
          <w:sz w:val="24"/>
          <w:szCs w:val="24"/>
          <w:lang w:val="de-DE"/>
        </w:rPr>
        <w:commentReference w:id="23"/>
      </w:r>
      <w:r>
        <w:rPr>
          <w:lang w:val="de-DE"/>
        </w:rPr>
        <w:t xml:space="preserve">–24]. Diese dienen </w:t>
      </w:r>
      <w:commentRangeStart w:id="24"/>
      <w:r>
        <w:rPr>
          <w:lang w:val="de-DE"/>
        </w:rPr>
        <w:t xml:space="preserve">der Abbildung der </w:t>
      </w:r>
      <w:commentRangeEnd w:id="24"/>
      <w:r w:rsidR="00153473">
        <w:rPr>
          <w:rStyle w:val="Kommentarzeichen"/>
          <w:sz w:val="24"/>
          <w:szCs w:val="24"/>
          <w:lang w:val="de-DE"/>
        </w:rPr>
        <w:commentReference w:id="24"/>
      </w:r>
      <w:r>
        <w:rPr>
          <w:lang w:val="de-DE"/>
        </w:rPr>
        <w:t xml:space="preserve">aktuellen Größenordnung und Streuung von Netzentgelten, nicht als Prognose künftiger AgNes-Entgelte. Zeitvariable Netzentgelte, Sondernetzentgelte, § 19 StromNEV und </w:t>
      </w:r>
      <w:commentRangeStart w:id="25"/>
      <w:r>
        <w:rPr>
          <w:lang w:val="de-DE"/>
        </w:rPr>
        <w:t xml:space="preserve">Baukostenzuschüsse </w:t>
      </w:r>
      <w:commentRangeEnd w:id="25"/>
      <w:r w:rsidR="00153473">
        <w:rPr>
          <w:rStyle w:val="Kommentarzeichen"/>
          <w:sz w:val="24"/>
          <w:szCs w:val="24"/>
          <w:lang w:val="de-DE"/>
        </w:rPr>
        <w:commentReference w:id="25"/>
      </w:r>
      <w:r>
        <w:rPr>
          <w:lang w:val="de-DE"/>
        </w:rPr>
        <w:t>werden nicht modelliert.</w:t>
      </w:r>
    </w:p>
    <w:p w14:paraId="46181315" w14:textId="77777777" w:rsidR="00D1541E" w:rsidRPr="007128E8" w:rsidRDefault="009B6523" w:rsidP="00C32AAD">
      <w:pPr>
        <w:pStyle w:val="FirstParagraph"/>
        <w:rPr>
          <w:lang w:val="de-DE"/>
        </w:rPr>
      </w:pPr>
      <w:r>
        <w:rPr>
          <w:lang w:val="de-DE"/>
        </w:rPr>
        <w:t>Die Untersuchung überträgt die Regelungen des § 14a EnWG [</w:t>
      </w:r>
      <w:commentRangeStart w:id="26"/>
      <w:r>
        <w:rPr>
          <w:lang w:val="de-DE"/>
        </w:rPr>
        <w:t>21</w:t>
      </w:r>
      <w:commentRangeEnd w:id="26"/>
      <w:r w:rsidR="00153473">
        <w:rPr>
          <w:rStyle w:val="Kommentarzeichen"/>
          <w:sz w:val="24"/>
          <w:szCs w:val="24"/>
          <w:lang w:val="de-DE"/>
        </w:rPr>
        <w:commentReference w:id="26"/>
      </w:r>
      <w:r>
        <w:rPr>
          <w:lang w:val="de-DE"/>
        </w:rPr>
        <w:t>] für steuerbare Verbrauchseinrichtungen nicht auf industrielle Prozesswärmeanlagen, da diese einen eigenständigen regulatorischen Anwendungsbereich darstellen. Die im vorgelagerten AgNes-Prozess diskutierte saisonal differenzierte Arbeitspreisstruktur wird im vorliegenden Beitrag nicht als zusätzliches Szenario modelliert.</w:t>
      </w:r>
    </w:p>
    <w:p w14:paraId="24A0F634" w14:textId="67307A6C" w:rsidR="00D1541E" w:rsidRDefault="009B6523">
      <w:pPr>
        <w:pStyle w:val="FirstParagraph"/>
        <w:rPr>
          <w:lang w:val="de-DE"/>
        </w:rPr>
      </w:pPr>
      <w:r>
        <w:rPr>
          <w:lang w:val="de-DE"/>
        </w:rPr>
        <w:t>Damit kommt das kurzfristige Flexibilitätssignal im Modell allein vom Beschaffungsmarkt</w:t>
      </w:r>
      <w:r w:rsidR="00EF2B3F">
        <w:rPr>
          <w:lang w:val="de-DE"/>
        </w:rPr>
        <w:t>,</w:t>
      </w:r>
      <w:r>
        <w:rPr>
          <w:lang w:val="de-DE"/>
        </w:rPr>
        <w:t xml:space="preserve"> daraus folgt das 2×2-Design aus </w:t>
      </w:r>
      <w:commentRangeStart w:id="27"/>
      <w:r>
        <w:rPr>
          <w:lang w:val="de-DE"/>
        </w:rPr>
        <w:t>StromNEV</w:t>
      </w:r>
      <w:commentRangeEnd w:id="27"/>
      <w:r w:rsidR="00153473">
        <w:rPr>
          <w:rStyle w:val="Kommentarzeichen"/>
          <w:sz w:val="24"/>
          <w:szCs w:val="24"/>
          <w:lang w:val="de-DE"/>
        </w:rPr>
        <w:commentReference w:id="27"/>
      </w:r>
      <w:r>
        <w:rPr>
          <w:lang w:val="de-DE"/>
        </w:rPr>
        <w:t>/AgNes und Fixpreis/Day-Ahead [</w:t>
      </w:r>
      <w:commentRangeStart w:id="28"/>
      <w:r>
        <w:rPr>
          <w:lang w:val="de-DE"/>
        </w:rPr>
        <w:t>27</w:t>
      </w:r>
      <w:commentRangeEnd w:id="28"/>
      <w:r w:rsidR="00153473">
        <w:rPr>
          <w:rStyle w:val="Kommentarzeichen"/>
          <w:sz w:val="24"/>
          <w:szCs w:val="24"/>
          <w:lang w:val="de-DE"/>
        </w:rPr>
        <w:commentReference w:id="28"/>
      </w:r>
      <w:r>
        <w:rPr>
          <w:lang w:val="de-DE"/>
        </w:rPr>
        <w:t>].</w:t>
      </w:r>
    </w:p>
    <w:p w14:paraId="5B248CC2" w14:textId="77777777" w:rsidR="008709B3" w:rsidRPr="008709B3" w:rsidRDefault="008709B3" w:rsidP="008709B3">
      <w:pPr>
        <w:pStyle w:val="Textkrper"/>
        <w:rPr>
          <w:lang w:val="de-DE"/>
        </w:rPr>
      </w:pPr>
    </w:p>
    <w:p w14:paraId="4E12001B" w14:textId="77777777" w:rsidR="00D1541E" w:rsidRPr="007128E8" w:rsidRDefault="009B6523">
      <w:pPr>
        <w:pStyle w:val="Textkrper"/>
        <w:rPr>
          <w:lang w:val="de-DE"/>
        </w:rPr>
      </w:pPr>
      <w:commentRangeStart w:id="29"/>
      <w:r>
        <w:rPr>
          <w:b/>
          <w:bCs/>
          <w:lang w:val="de-DE"/>
        </w:rPr>
        <w:t>Tab</w:t>
      </w:r>
      <w:commentRangeEnd w:id="29"/>
      <w:r w:rsidR="00153473">
        <w:rPr>
          <w:rStyle w:val="Kommentarzeichen"/>
          <w:b/>
          <w:bCs/>
          <w:sz w:val="24"/>
          <w:szCs w:val="24"/>
          <w:lang w:val="de-DE"/>
        </w:rPr>
        <w:commentReference w:id="29"/>
      </w:r>
      <w:r>
        <w:rPr>
          <w:b/>
          <w:bCs/>
          <w:lang w:val="de-DE"/>
        </w:rPr>
        <w:t xml:space="preserve">. 1: Modellrelevanter Regimevergleich StromNEV vs. AgNes mit </w:t>
      </w:r>
      <w:commentRangeStart w:id="30"/>
      <w:r>
        <w:rPr>
          <w:b/>
          <w:bCs/>
          <w:lang w:val="de-DE"/>
        </w:rPr>
        <w:t>Fundstellen</w:t>
      </w:r>
      <w:commentRangeEnd w:id="30"/>
      <w:r w:rsidR="00153473" w:rsidRPr="007128E8">
        <w:rPr>
          <w:rStyle w:val="Kommentarzeichen"/>
          <w:sz w:val="24"/>
          <w:szCs w:val="24"/>
          <w:lang w:val="de-DE"/>
        </w:rPr>
        <w:commentReference w:id="30"/>
      </w:r>
    </w:p>
    <w:tbl>
      <w:tblPr>
        <w:tblStyle w:val="Table"/>
        <w:tblW w:w="5000" w:type="pct"/>
        <w:tblLayout w:type="fixed"/>
        <w:tblLook w:val="0020" w:firstRow="1" w:lastRow="0" w:firstColumn="0" w:lastColumn="0" w:noHBand="0" w:noVBand="0"/>
      </w:tblPr>
      <w:tblGrid>
        <w:gridCol w:w="2183"/>
        <w:gridCol w:w="1928"/>
        <w:gridCol w:w="2780"/>
        <w:gridCol w:w="1189"/>
        <w:gridCol w:w="1326"/>
      </w:tblGrid>
      <w:tr w:rsidR="00D1541E" w:rsidRPr="00EC1C19" w14:paraId="091DF72E" w14:textId="77777777" w:rsidTr="00B348F1">
        <w:trPr>
          <w:cnfStyle w:val="100000000000" w:firstRow="1" w:lastRow="0" w:firstColumn="0" w:lastColumn="0" w:oddVBand="0" w:evenVBand="0" w:oddHBand="0" w:evenHBand="0" w:firstRowFirstColumn="0" w:firstRowLastColumn="0" w:lastRowFirstColumn="0" w:lastRowLastColumn="0"/>
          <w:tblHeader/>
        </w:trPr>
        <w:tc>
          <w:tcPr>
            <w:tcW w:w="2183" w:type="dxa"/>
            <w:tcBorders>
              <w:bottom w:val="single" w:sz="2" w:space="0" w:color="auto"/>
            </w:tcBorders>
          </w:tcPr>
          <w:p w14:paraId="239AF622" w14:textId="77777777" w:rsidR="00D1541E" w:rsidRPr="008709B3" w:rsidRDefault="009B6523">
            <w:pPr>
              <w:pStyle w:val="Compact"/>
              <w:rPr>
                <w:sz w:val="22"/>
                <w:szCs w:val="22"/>
              </w:rPr>
            </w:pPr>
            <w:r w:rsidRPr="008709B3">
              <w:rPr>
                <w:sz w:val="22"/>
                <w:szCs w:val="22"/>
              </w:rPr>
              <w:t>Element</w:t>
            </w:r>
          </w:p>
        </w:tc>
        <w:tc>
          <w:tcPr>
            <w:tcW w:w="1928" w:type="dxa"/>
            <w:tcBorders>
              <w:bottom w:val="single" w:sz="2" w:space="0" w:color="auto"/>
            </w:tcBorders>
          </w:tcPr>
          <w:p w14:paraId="0AE14687" w14:textId="77777777" w:rsidR="00D1541E" w:rsidRPr="008709B3" w:rsidRDefault="009B6523">
            <w:pPr>
              <w:pStyle w:val="Compact"/>
              <w:rPr>
                <w:sz w:val="22"/>
                <w:szCs w:val="22"/>
              </w:rPr>
            </w:pPr>
            <w:r w:rsidRPr="008709B3">
              <w:rPr>
                <w:sz w:val="22"/>
                <w:szCs w:val="22"/>
              </w:rPr>
              <w:t>StromNEV</w:t>
            </w:r>
          </w:p>
        </w:tc>
        <w:tc>
          <w:tcPr>
            <w:tcW w:w="2780" w:type="dxa"/>
            <w:tcBorders>
              <w:bottom w:val="single" w:sz="2" w:space="0" w:color="auto"/>
            </w:tcBorders>
          </w:tcPr>
          <w:p w14:paraId="7F5B6A27" w14:textId="77777777" w:rsidR="00D1541E" w:rsidRPr="008709B3" w:rsidRDefault="009B6523">
            <w:pPr>
              <w:pStyle w:val="Compact"/>
              <w:rPr>
                <w:sz w:val="22"/>
                <w:szCs w:val="22"/>
              </w:rPr>
            </w:pPr>
            <w:r w:rsidRPr="008709B3">
              <w:rPr>
                <w:sz w:val="22"/>
                <w:szCs w:val="22"/>
              </w:rPr>
              <w:t>AgNes</w:t>
            </w:r>
          </w:p>
        </w:tc>
        <w:tc>
          <w:tcPr>
            <w:tcW w:w="1189" w:type="dxa"/>
            <w:tcBorders>
              <w:bottom w:val="single" w:sz="2" w:space="0" w:color="auto"/>
            </w:tcBorders>
          </w:tcPr>
          <w:p w14:paraId="71045473" w14:textId="307E20A0" w:rsidR="00D1541E" w:rsidRPr="008709B3" w:rsidRDefault="00B348F1">
            <w:pPr>
              <w:pStyle w:val="Compact"/>
              <w:rPr>
                <w:sz w:val="22"/>
                <w:szCs w:val="22"/>
              </w:rPr>
            </w:pPr>
            <w:r>
              <w:rPr>
                <w:sz w:val="22"/>
                <w:szCs w:val="22"/>
              </w:rPr>
              <w:t>Quelle</w:t>
            </w:r>
          </w:p>
        </w:tc>
        <w:tc>
          <w:tcPr>
            <w:tcW w:w="1326" w:type="dxa"/>
            <w:tcBorders>
              <w:bottom w:val="single" w:sz="2" w:space="0" w:color="auto"/>
            </w:tcBorders>
          </w:tcPr>
          <w:p w14:paraId="4E28AA66" w14:textId="77777777" w:rsidR="00D1541E" w:rsidRPr="008709B3" w:rsidRDefault="009B6523">
            <w:pPr>
              <w:pStyle w:val="Compact"/>
              <w:rPr>
                <w:sz w:val="22"/>
                <w:szCs w:val="22"/>
              </w:rPr>
            </w:pPr>
            <w:commentRangeStart w:id="31"/>
            <w:r w:rsidRPr="008709B3">
              <w:rPr>
                <w:sz w:val="22"/>
                <w:szCs w:val="22"/>
              </w:rPr>
              <w:t>Status</w:t>
            </w:r>
            <w:commentRangeEnd w:id="31"/>
            <w:r w:rsidR="00BB6CBC" w:rsidRPr="008709B3">
              <w:rPr>
                <w:rStyle w:val="Kommentarzeichen"/>
                <w:sz w:val="22"/>
                <w:szCs w:val="22"/>
              </w:rPr>
              <w:commentReference w:id="31"/>
            </w:r>
          </w:p>
        </w:tc>
      </w:tr>
      <w:tr w:rsidR="00D1541E" w:rsidRPr="00EC1C19" w14:paraId="10789873" w14:textId="77777777" w:rsidTr="00B348F1">
        <w:tc>
          <w:tcPr>
            <w:tcW w:w="2183" w:type="dxa"/>
            <w:tcBorders>
              <w:top w:val="single" w:sz="2" w:space="0" w:color="auto"/>
              <w:bottom w:val="single" w:sz="4" w:space="0" w:color="auto"/>
            </w:tcBorders>
          </w:tcPr>
          <w:p w14:paraId="5DA0574E" w14:textId="77777777" w:rsidR="00D1541E" w:rsidRPr="008709B3" w:rsidRDefault="009B6523">
            <w:pPr>
              <w:pStyle w:val="Compact"/>
              <w:rPr>
                <w:sz w:val="22"/>
                <w:szCs w:val="22"/>
              </w:rPr>
            </w:pPr>
            <w:r w:rsidRPr="008709B3">
              <w:rPr>
                <w:sz w:val="22"/>
                <w:szCs w:val="22"/>
              </w:rPr>
              <w:t>Bemessungsgröße Leistungsentgelt</w:t>
            </w:r>
          </w:p>
        </w:tc>
        <w:tc>
          <w:tcPr>
            <w:tcW w:w="1928" w:type="dxa"/>
            <w:tcBorders>
              <w:top w:val="single" w:sz="2" w:space="0" w:color="auto"/>
              <w:bottom w:val="single" w:sz="4" w:space="0" w:color="auto"/>
            </w:tcBorders>
          </w:tcPr>
          <w:p w14:paraId="6B4242FE" w14:textId="77777777" w:rsidR="00D1541E" w:rsidRPr="008709B3" w:rsidRDefault="009B6523">
            <w:pPr>
              <w:pStyle w:val="Compact"/>
              <w:rPr>
                <w:sz w:val="22"/>
                <w:szCs w:val="22"/>
              </w:rPr>
            </w:pPr>
            <w:r w:rsidRPr="008709B3">
              <w:rPr>
                <w:sz w:val="22"/>
                <w:szCs w:val="22"/>
              </w:rPr>
              <w:t xml:space="preserve">gemessene Jahreshöchstlast </w:t>
            </w:r>
            <m:oMath>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max</m:t>
                  </m:r>
                </m:sub>
              </m:sSub>
            </m:oMath>
          </w:p>
        </w:tc>
        <w:tc>
          <w:tcPr>
            <w:tcW w:w="2780" w:type="dxa"/>
            <w:tcBorders>
              <w:top w:val="single" w:sz="2" w:space="0" w:color="auto"/>
              <w:bottom w:val="single" w:sz="4" w:space="0" w:color="auto"/>
            </w:tcBorders>
          </w:tcPr>
          <w:p w14:paraId="68110D8C" w14:textId="77777777" w:rsidR="00D1541E" w:rsidRPr="008709B3" w:rsidRDefault="009B6523">
            <w:pPr>
              <w:pStyle w:val="Compact"/>
              <w:rPr>
                <w:sz w:val="22"/>
                <w:szCs w:val="22"/>
              </w:rPr>
            </w:pPr>
            <w:r w:rsidRPr="008709B3">
              <w:rPr>
                <w:sz w:val="22"/>
                <w:szCs w:val="22"/>
              </w:rPr>
              <w:t xml:space="preserve">frei bestellte Kapazität </w:t>
            </w:r>
            <m:oMath>
              <m:r>
                <w:rPr>
                  <w:rFonts w:ascii="Cambria Math" w:hAnsi="Cambria Math"/>
                  <w:sz w:val="22"/>
                  <w:szCs w:val="22"/>
                </w:rPr>
                <m:t>C</m:t>
              </m:r>
            </m:oMath>
          </w:p>
        </w:tc>
        <w:tc>
          <w:tcPr>
            <w:tcW w:w="1189" w:type="dxa"/>
            <w:tcBorders>
              <w:top w:val="single" w:sz="2" w:space="0" w:color="auto"/>
              <w:bottom w:val="single" w:sz="4" w:space="0" w:color="auto"/>
            </w:tcBorders>
          </w:tcPr>
          <w:p w14:paraId="714196B0" w14:textId="77777777" w:rsidR="00D1541E" w:rsidRPr="008709B3" w:rsidRDefault="009B6523">
            <w:pPr>
              <w:pStyle w:val="Compact"/>
              <w:rPr>
                <w:sz w:val="22"/>
                <w:szCs w:val="22"/>
              </w:rPr>
            </w:pPr>
            <w:r w:rsidRPr="008709B3">
              <w:rPr>
                <w:sz w:val="22"/>
                <w:szCs w:val="22"/>
              </w:rPr>
              <w:t>[19] § 17 / [20]</w:t>
            </w:r>
          </w:p>
        </w:tc>
        <w:tc>
          <w:tcPr>
            <w:tcW w:w="1326" w:type="dxa"/>
            <w:tcBorders>
              <w:top w:val="single" w:sz="2" w:space="0" w:color="auto"/>
              <w:bottom w:val="single" w:sz="4" w:space="0" w:color="auto"/>
            </w:tcBorders>
          </w:tcPr>
          <w:p w14:paraId="7C3ECE2D" w14:textId="77777777" w:rsidR="00D1541E" w:rsidRPr="008709B3" w:rsidRDefault="009B6523">
            <w:pPr>
              <w:pStyle w:val="Compact"/>
              <w:rPr>
                <w:sz w:val="22"/>
                <w:szCs w:val="22"/>
              </w:rPr>
            </w:pPr>
            <w:r w:rsidRPr="008709B3">
              <w:rPr>
                <w:sz w:val="22"/>
                <w:szCs w:val="22"/>
              </w:rPr>
              <w:t>geprüft</w:t>
            </w:r>
          </w:p>
        </w:tc>
      </w:tr>
      <w:tr w:rsidR="00D1541E" w:rsidRPr="00EC1C19" w14:paraId="18C31C5C" w14:textId="77777777" w:rsidTr="00B348F1">
        <w:tc>
          <w:tcPr>
            <w:tcW w:w="2183" w:type="dxa"/>
            <w:tcBorders>
              <w:top w:val="single" w:sz="4" w:space="0" w:color="auto"/>
              <w:bottom w:val="single" w:sz="4" w:space="0" w:color="auto"/>
            </w:tcBorders>
          </w:tcPr>
          <w:p w14:paraId="7D7D303E" w14:textId="77777777" w:rsidR="00D1541E" w:rsidRPr="008709B3" w:rsidRDefault="009B6523">
            <w:pPr>
              <w:pStyle w:val="Compact"/>
              <w:rPr>
                <w:sz w:val="22"/>
                <w:szCs w:val="22"/>
              </w:rPr>
            </w:pPr>
            <w:r w:rsidRPr="008709B3">
              <w:rPr>
                <w:sz w:val="22"/>
                <w:szCs w:val="22"/>
              </w:rPr>
              <w:t>Arbeitspreisstruktur</w:t>
            </w:r>
          </w:p>
        </w:tc>
        <w:tc>
          <w:tcPr>
            <w:tcW w:w="1928" w:type="dxa"/>
            <w:tcBorders>
              <w:top w:val="single" w:sz="4" w:space="0" w:color="auto"/>
              <w:bottom w:val="single" w:sz="4" w:space="0" w:color="auto"/>
            </w:tcBorders>
          </w:tcPr>
          <w:p w14:paraId="46B0AAC4" w14:textId="77777777" w:rsidR="00D1541E" w:rsidRPr="008709B3" w:rsidRDefault="009B6523">
            <w:pPr>
              <w:pStyle w:val="Compact"/>
              <w:rPr>
                <w:sz w:val="22"/>
                <w:szCs w:val="22"/>
              </w:rPr>
            </w:pPr>
            <w:r w:rsidRPr="008709B3">
              <w:rPr>
                <w:sz w:val="22"/>
                <w:szCs w:val="22"/>
              </w:rPr>
              <w:t xml:space="preserve">ein Arbeitspreis je </w:t>
            </w:r>
            <w:commentRangeStart w:id="32"/>
            <w:r w:rsidRPr="008709B3">
              <w:rPr>
                <w:sz w:val="22"/>
                <w:szCs w:val="22"/>
              </w:rPr>
              <w:t>Tarifpaar</w:t>
            </w:r>
            <w:commentRangeEnd w:id="32"/>
            <w:r w:rsidR="00BB6CBC" w:rsidRPr="008709B3">
              <w:rPr>
                <w:rStyle w:val="Kommentarzeichen"/>
                <w:sz w:val="22"/>
                <w:szCs w:val="22"/>
              </w:rPr>
              <w:t xml:space="preserve"> (Leistungs-+Arbeitspreis-Paar je Benutzungsdauer-Schwelle)</w:t>
            </w:r>
          </w:p>
        </w:tc>
        <w:tc>
          <w:tcPr>
            <w:tcW w:w="2780" w:type="dxa"/>
            <w:tcBorders>
              <w:top w:val="single" w:sz="4" w:space="0" w:color="auto"/>
              <w:bottom w:val="single" w:sz="4" w:space="0" w:color="auto"/>
            </w:tcBorders>
          </w:tcPr>
          <w:p w14:paraId="0293FEF1" w14:textId="7922D16D" w:rsidR="00D1541E" w:rsidRPr="008709B3" w:rsidRDefault="009B6523">
            <w:pPr>
              <w:pStyle w:val="Compact"/>
              <w:rPr>
                <w:sz w:val="22"/>
                <w:szCs w:val="22"/>
                <w:lang w:val="de-DE"/>
              </w:rPr>
            </w:pPr>
            <w:r w:rsidRPr="008709B3">
              <w:rPr>
                <w:sz w:val="22"/>
                <w:szCs w:val="22"/>
                <w:lang w:val="de-DE"/>
              </w:rPr>
              <w:t xml:space="preserve">zweistufig: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w:t>
            </w:r>
            <w:r w:rsidR="007D37F8">
              <w:rPr>
                <w:sz w:val="22"/>
                <w:szCs w:val="22"/>
                <w:lang w:val="de-DE"/>
              </w:rPr>
              <w:t xml:space="preserve">bei </w:t>
            </w:r>
            <m:oMath>
              <m:r>
                <m:rPr>
                  <m:sty m:val="p"/>
                </m:rPr>
                <w:rPr>
                  <w:rFonts w:ascii="Cambria Math" w:hAnsi="Cambria Math"/>
                  <w:sz w:val="22"/>
                  <w:szCs w:val="22"/>
                  <w:lang w:val="de-DE"/>
                </w:rPr>
                <m:t>≤</m:t>
              </m:r>
              <m:r>
                <w:rPr>
                  <w:rFonts w:ascii="Cambria Math" w:hAnsi="Cambria Math"/>
                  <w:sz w:val="22"/>
                  <w:szCs w:val="22"/>
                </w:rPr>
                <m:t>C</m:t>
              </m:r>
            </m:oMath>
            <w:r w:rsidRPr="008709B3">
              <w:rPr>
                <w:sz w:val="22"/>
                <w:szCs w:val="22"/>
                <w:lang w:val="de-DE"/>
              </w:rPr>
              <w:t xml:space="preserve">,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2</m:t>
                  </m:r>
                </m:sub>
              </m:sSub>
              <m:r>
                <m:rPr>
                  <m:sty m:val="p"/>
                </m:rPr>
                <w:rPr>
                  <w:rFonts w:ascii="Cambria Math" w:hAnsi="Cambria Math"/>
                  <w:sz w:val="22"/>
                  <w:szCs w:val="22"/>
                  <w:lang w:val="de-DE"/>
                </w:rPr>
                <m:t>&gt;</m:t>
              </m:r>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w:t>
            </w:r>
            <w:r w:rsidR="007D37F8">
              <w:rPr>
                <w:sz w:val="22"/>
                <w:szCs w:val="22"/>
                <w:lang w:val="de-DE"/>
              </w:rPr>
              <w:t xml:space="preserve">bei </w:t>
            </w:r>
            <m:oMath>
              <m:r>
                <m:rPr>
                  <m:sty m:val="p"/>
                </m:rPr>
                <w:rPr>
                  <w:rFonts w:ascii="Cambria Math" w:hAnsi="Cambria Math"/>
                  <w:sz w:val="22"/>
                  <w:szCs w:val="22"/>
                  <w:lang w:val="de-DE"/>
                </w:rPr>
                <m:t>&gt;</m:t>
              </m:r>
              <m:r>
                <w:rPr>
                  <w:rFonts w:ascii="Cambria Math" w:hAnsi="Cambria Math"/>
                  <w:sz w:val="22"/>
                  <w:szCs w:val="22"/>
                </w:rPr>
                <m:t>C</m:t>
              </m:r>
            </m:oMath>
          </w:p>
        </w:tc>
        <w:tc>
          <w:tcPr>
            <w:tcW w:w="1189" w:type="dxa"/>
            <w:tcBorders>
              <w:top w:val="single" w:sz="4" w:space="0" w:color="auto"/>
              <w:bottom w:val="single" w:sz="4" w:space="0" w:color="auto"/>
            </w:tcBorders>
          </w:tcPr>
          <w:p w14:paraId="02A81FF2"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bottom w:val="single" w:sz="4" w:space="0" w:color="auto"/>
            </w:tcBorders>
          </w:tcPr>
          <w:p w14:paraId="06DE49D5" w14:textId="77777777" w:rsidR="00D1541E" w:rsidRPr="008709B3" w:rsidRDefault="009B6523">
            <w:pPr>
              <w:pStyle w:val="Compact"/>
              <w:rPr>
                <w:sz w:val="22"/>
                <w:szCs w:val="22"/>
              </w:rPr>
            </w:pPr>
            <w:r w:rsidRPr="008709B3">
              <w:rPr>
                <w:sz w:val="22"/>
                <w:szCs w:val="22"/>
              </w:rPr>
              <w:t>geprüft</w:t>
            </w:r>
          </w:p>
        </w:tc>
      </w:tr>
      <w:tr w:rsidR="00D1541E" w:rsidRPr="00EC1C19" w14:paraId="45F8A6B4" w14:textId="77777777" w:rsidTr="00B348F1">
        <w:tc>
          <w:tcPr>
            <w:tcW w:w="2183" w:type="dxa"/>
            <w:tcBorders>
              <w:top w:val="single" w:sz="4" w:space="0" w:color="auto"/>
              <w:bottom w:val="single" w:sz="4" w:space="0" w:color="auto"/>
            </w:tcBorders>
          </w:tcPr>
          <w:p w14:paraId="1023B92E" w14:textId="77777777" w:rsidR="00D1541E" w:rsidRPr="008709B3" w:rsidRDefault="009B6523">
            <w:pPr>
              <w:pStyle w:val="Compact"/>
              <w:rPr>
                <w:sz w:val="22"/>
                <w:szCs w:val="22"/>
              </w:rPr>
            </w:pPr>
            <w:r w:rsidRPr="008709B3">
              <w:rPr>
                <w:sz w:val="22"/>
                <w:szCs w:val="22"/>
              </w:rPr>
              <w:t>Schwellenwert / Bestellgrenzen</w:t>
            </w:r>
          </w:p>
        </w:tc>
        <w:tc>
          <w:tcPr>
            <w:tcW w:w="1928" w:type="dxa"/>
            <w:tcBorders>
              <w:top w:val="single" w:sz="4" w:space="0" w:color="auto"/>
              <w:bottom w:val="single" w:sz="4" w:space="0" w:color="auto"/>
            </w:tcBorders>
          </w:tcPr>
          <w:p w14:paraId="4583CD21" w14:textId="77777777" w:rsidR="00D1541E" w:rsidRPr="008709B3" w:rsidRDefault="009B6523">
            <w:pPr>
              <w:pStyle w:val="Compact"/>
              <w:rPr>
                <w:sz w:val="22"/>
                <w:szCs w:val="22"/>
              </w:rPr>
            </w:pPr>
            <w:r w:rsidRPr="008709B3">
              <w:rPr>
                <w:sz w:val="22"/>
                <w:szCs w:val="22"/>
              </w:rPr>
              <w:t>2.500 h/a (zwei Tarifpaare)</w:t>
            </w:r>
          </w:p>
        </w:tc>
        <w:tc>
          <w:tcPr>
            <w:tcW w:w="2780" w:type="dxa"/>
            <w:tcBorders>
              <w:top w:val="single" w:sz="4" w:space="0" w:color="auto"/>
              <w:bottom w:val="single" w:sz="4" w:space="0" w:color="auto"/>
            </w:tcBorders>
          </w:tcPr>
          <w:p w14:paraId="385BF42C" w14:textId="77777777" w:rsidR="00B348F1" w:rsidRPr="00B348F1" w:rsidRDefault="009B6523">
            <w:pPr>
              <w:pStyle w:val="Compact"/>
              <w:rPr>
                <w:rFonts w:eastAsiaTheme="minorEastAsia"/>
                <w:sz w:val="22"/>
                <w:szCs w:val="22"/>
              </w:rPr>
            </w:pPr>
            <m:oMathPara>
              <m:oMathParaPr>
                <m:jc m:val="left"/>
              </m:oMathParaP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max,prev</m:t>
                    </m:r>
                  </m:sub>
                </m:sSub>
              </m:oMath>
            </m:oMathPara>
          </w:p>
          <w:p w14:paraId="6C615434" w14:textId="1B3AC31D" w:rsidR="00D1541E" w:rsidRPr="008709B3" w:rsidRDefault="009B6523">
            <w:pPr>
              <w:pStyle w:val="Compact"/>
              <w:rPr>
                <w:sz w:val="22"/>
                <w:szCs w:val="22"/>
              </w:rPr>
            </w:pPr>
            <m:oMathPara>
              <m:oMathParaPr>
                <m:jc m:val="left"/>
              </m:oMathParaPr>
              <m:oMath>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grid</m:t>
                    </m:r>
                  </m:sub>
                </m:sSub>
              </m:oMath>
            </m:oMathPara>
          </w:p>
        </w:tc>
        <w:tc>
          <w:tcPr>
            <w:tcW w:w="1189" w:type="dxa"/>
            <w:tcBorders>
              <w:top w:val="single" w:sz="4" w:space="0" w:color="auto"/>
              <w:bottom w:val="single" w:sz="4" w:space="0" w:color="auto"/>
            </w:tcBorders>
          </w:tcPr>
          <w:p w14:paraId="6CE8481F" w14:textId="77777777" w:rsidR="00D1541E" w:rsidRPr="008709B3" w:rsidRDefault="009B6523">
            <w:pPr>
              <w:pStyle w:val="Compact"/>
              <w:rPr>
                <w:sz w:val="22"/>
                <w:szCs w:val="22"/>
              </w:rPr>
            </w:pPr>
            <w:r w:rsidRPr="008709B3">
              <w:rPr>
                <w:sz w:val="22"/>
                <w:szCs w:val="22"/>
              </w:rPr>
              <w:t>[19] Anlage 4 Nr. 4 / [20]</w:t>
            </w:r>
          </w:p>
        </w:tc>
        <w:tc>
          <w:tcPr>
            <w:tcW w:w="1326" w:type="dxa"/>
            <w:tcBorders>
              <w:top w:val="single" w:sz="4" w:space="0" w:color="auto"/>
              <w:bottom w:val="single" w:sz="4" w:space="0" w:color="auto"/>
            </w:tcBorders>
          </w:tcPr>
          <w:p w14:paraId="2623C992" w14:textId="22E78488" w:rsidR="00D1541E" w:rsidRPr="008709B3" w:rsidRDefault="009B6523">
            <w:pPr>
              <w:pStyle w:val="Compact"/>
              <w:rPr>
                <w:sz w:val="22"/>
                <w:szCs w:val="22"/>
              </w:rPr>
            </w:pPr>
            <w:r w:rsidRPr="008709B3">
              <w:rPr>
                <w:sz w:val="22"/>
                <w:szCs w:val="22"/>
              </w:rPr>
              <w:t>Modellannahme</w:t>
            </w:r>
          </w:p>
        </w:tc>
      </w:tr>
      <w:tr w:rsidR="00D1541E" w:rsidRPr="00EC1C19" w14:paraId="10F9B187" w14:textId="77777777" w:rsidTr="00B348F1">
        <w:tc>
          <w:tcPr>
            <w:tcW w:w="2183" w:type="dxa"/>
            <w:tcBorders>
              <w:top w:val="single" w:sz="4" w:space="0" w:color="auto"/>
              <w:bottom w:val="single" w:sz="4" w:space="0" w:color="auto"/>
            </w:tcBorders>
          </w:tcPr>
          <w:p w14:paraId="6F2017DC" w14:textId="77777777" w:rsidR="00D1541E" w:rsidRPr="008709B3" w:rsidRDefault="009B6523">
            <w:pPr>
              <w:pStyle w:val="Compact"/>
              <w:rPr>
                <w:sz w:val="22"/>
                <w:szCs w:val="22"/>
              </w:rPr>
            </w:pPr>
            <w:r w:rsidRPr="008709B3">
              <w:rPr>
                <w:sz w:val="22"/>
                <w:szCs w:val="22"/>
              </w:rPr>
              <w:t>Bestellzeitpunkt</w:t>
            </w:r>
          </w:p>
        </w:tc>
        <w:tc>
          <w:tcPr>
            <w:tcW w:w="1928" w:type="dxa"/>
            <w:tcBorders>
              <w:top w:val="single" w:sz="4" w:space="0" w:color="auto"/>
              <w:bottom w:val="single" w:sz="4" w:space="0" w:color="auto"/>
            </w:tcBorders>
          </w:tcPr>
          <w:p w14:paraId="3D405646" w14:textId="77777777" w:rsidR="00D1541E" w:rsidRPr="008709B3" w:rsidRDefault="009B6523">
            <w:pPr>
              <w:pStyle w:val="Compact"/>
              <w:rPr>
                <w:sz w:val="22"/>
                <w:szCs w:val="22"/>
                <w:lang w:val="de-DE"/>
              </w:rPr>
            </w:pPr>
            <w:r w:rsidRPr="008709B3">
              <w:rPr>
                <w:sz w:val="22"/>
                <w:szCs w:val="22"/>
                <w:lang w:val="de-DE"/>
              </w:rPr>
              <w:t>n. a. (ex post gemessen)</w:t>
            </w:r>
          </w:p>
        </w:tc>
        <w:tc>
          <w:tcPr>
            <w:tcW w:w="2780" w:type="dxa"/>
            <w:tcBorders>
              <w:top w:val="single" w:sz="4" w:space="0" w:color="auto"/>
              <w:bottom w:val="single" w:sz="4" w:space="0" w:color="auto"/>
            </w:tcBorders>
          </w:tcPr>
          <w:p w14:paraId="7FCCBA30" w14:textId="77777777" w:rsidR="00B348F1" w:rsidRDefault="009B6523">
            <w:pPr>
              <w:pStyle w:val="Compact"/>
              <w:rPr>
                <w:sz w:val="22"/>
                <w:szCs w:val="22"/>
              </w:rPr>
            </w:pPr>
            <w:r w:rsidRPr="008709B3">
              <w:rPr>
                <w:sz w:val="22"/>
                <w:szCs w:val="22"/>
              </w:rPr>
              <w:t xml:space="preserve">vor Jahresbeginn </w:t>
            </w:r>
          </w:p>
          <w:p w14:paraId="683A7EF0" w14:textId="3AB2FE26" w:rsidR="00D1541E" w:rsidRPr="008709B3" w:rsidRDefault="009B6523">
            <w:pPr>
              <w:pStyle w:val="Compact"/>
              <w:rPr>
                <w:sz w:val="22"/>
                <w:szCs w:val="22"/>
              </w:rPr>
            </w:pPr>
            <w:r w:rsidRPr="008709B3">
              <w:rPr>
                <w:sz w:val="22"/>
                <w:szCs w:val="22"/>
              </w:rPr>
              <w:t>(ex ante)</w:t>
            </w:r>
          </w:p>
        </w:tc>
        <w:tc>
          <w:tcPr>
            <w:tcW w:w="1189" w:type="dxa"/>
            <w:tcBorders>
              <w:top w:val="single" w:sz="4" w:space="0" w:color="auto"/>
              <w:bottom w:val="single" w:sz="4" w:space="0" w:color="auto"/>
            </w:tcBorders>
          </w:tcPr>
          <w:p w14:paraId="2724B047"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bottom w:val="single" w:sz="4" w:space="0" w:color="auto"/>
            </w:tcBorders>
          </w:tcPr>
          <w:p w14:paraId="458B6DA2" w14:textId="77777777" w:rsidR="00D1541E" w:rsidRPr="008709B3" w:rsidRDefault="009B6523">
            <w:pPr>
              <w:pStyle w:val="Compact"/>
              <w:rPr>
                <w:sz w:val="22"/>
                <w:szCs w:val="22"/>
              </w:rPr>
            </w:pPr>
            <w:r w:rsidRPr="008709B3">
              <w:rPr>
                <w:sz w:val="22"/>
                <w:szCs w:val="22"/>
              </w:rPr>
              <w:t>geprüft</w:t>
            </w:r>
          </w:p>
        </w:tc>
      </w:tr>
      <w:tr w:rsidR="00D1541E" w:rsidRPr="00EC1C19" w14:paraId="0A8D6750" w14:textId="77777777" w:rsidTr="00B348F1">
        <w:tc>
          <w:tcPr>
            <w:tcW w:w="2183" w:type="dxa"/>
            <w:tcBorders>
              <w:top w:val="single" w:sz="4" w:space="0" w:color="auto"/>
              <w:bottom w:val="single" w:sz="4" w:space="0" w:color="auto"/>
            </w:tcBorders>
          </w:tcPr>
          <w:p w14:paraId="561C3B11" w14:textId="77777777" w:rsidR="00D1541E" w:rsidRPr="008709B3" w:rsidRDefault="009B6523">
            <w:pPr>
              <w:pStyle w:val="Compact"/>
              <w:rPr>
                <w:sz w:val="22"/>
                <w:szCs w:val="22"/>
                <w:lang w:val="de-DE"/>
              </w:rPr>
            </w:pPr>
            <w:r w:rsidRPr="008709B3">
              <w:rPr>
                <w:sz w:val="22"/>
                <w:szCs w:val="22"/>
                <w:lang w:val="de-DE"/>
              </w:rPr>
              <w:t>Max. Leistungsaufschlag bei geringer Nutzung</w:t>
            </w:r>
          </w:p>
        </w:tc>
        <w:tc>
          <w:tcPr>
            <w:tcW w:w="1928" w:type="dxa"/>
            <w:tcBorders>
              <w:top w:val="single" w:sz="4" w:space="0" w:color="auto"/>
              <w:bottom w:val="single" w:sz="4" w:space="0" w:color="auto"/>
            </w:tcBorders>
          </w:tcPr>
          <w:p w14:paraId="1412EFC4" w14:textId="77777777" w:rsidR="00EC1C19" w:rsidRPr="008709B3" w:rsidRDefault="009B6523">
            <w:pPr>
              <w:pStyle w:val="Compact"/>
              <w:rPr>
                <w:sz w:val="22"/>
                <w:szCs w:val="22"/>
                <w:lang w:val="de-DE"/>
              </w:rPr>
            </w:pPr>
            <w:r w:rsidRPr="008709B3">
              <w:rPr>
                <w:sz w:val="22"/>
                <w:szCs w:val="22"/>
                <w:lang w:val="de-DE"/>
              </w:rPr>
              <w:t>unbeschränkt für</w:t>
            </w:r>
          </w:p>
          <w:p w14:paraId="3584FDF5" w14:textId="77777777" w:rsidR="00D1541E" w:rsidRPr="008709B3" w:rsidRDefault="009B6523">
            <w:pPr>
              <w:pStyle w:val="Compact"/>
              <w:rPr>
                <w:sz w:val="22"/>
                <w:szCs w:val="22"/>
                <w:lang w:val="de-DE"/>
              </w:rPr>
            </w:pPr>
            <w:r w:rsidRPr="008709B3">
              <w:rPr>
                <w:sz w:val="22"/>
                <w:szCs w:val="22"/>
                <w:lang w:val="de-DE"/>
              </w:rPr>
              <w:t xml:space="preserve"> </w:t>
            </w:r>
            <m:oMath>
              <m:r>
                <w:rPr>
                  <w:rFonts w:ascii="Cambria Math" w:hAnsi="Cambria Math"/>
                  <w:sz w:val="22"/>
                  <w:szCs w:val="22"/>
                  <w:lang w:val="de-DE"/>
                </w:rPr>
                <m:t>h</m:t>
              </m:r>
              <m:r>
                <m:rPr>
                  <m:sty m:val="p"/>
                </m:rPr>
                <w:rPr>
                  <w:rFonts w:ascii="Cambria Math" w:hAnsi="Cambria Math"/>
                  <w:sz w:val="22"/>
                  <w:szCs w:val="22"/>
                  <w:lang w:val="de-DE"/>
                </w:rPr>
                <m:t>→</m:t>
              </m:r>
              <m:r>
                <w:rPr>
                  <w:rFonts w:ascii="Cambria Math" w:hAnsi="Cambria Math"/>
                  <w:sz w:val="22"/>
                  <w:szCs w:val="22"/>
                  <w:lang w:val="de-DE"/>
                </w:rPr>
                <m:t>0</m:t>
              </m:r>
            </m:oMath>
            <w:r w:rsidRPr="008709B3">
              <w:rPr>
                <w:sz w:val="22"/>
                <w:szCs w:val="22"/>
                <w:lang w:val="de-DE"/>
              </w:rPr>
              <w:t xml:space="preserve"> (</w:t>
            </w:r>
            <m:oMath>
              <m:r>
                <w:rPr>
                  <w:rFonts w:ascii="Cambria Math" w:hAnsi="Cambria Math"/>
                  <w:sz w:val="22"/>
                  <w:szCs w:val="22"/>
                </w:rPr>
                <m:t>σ</m:t>
              </m:r>
              <m:r>
                <m:rPr>
                  <m:sty m:val="p"/>
                </m:rPr>
                <w:rPr>
                  <w:rFonts w:ascii="Cambria Math" w:hAnsi="Cambria Math"/>
                  <w:sz w:val="22"/>
                  <w:szCs w:val="22"/>
                  <w:lang w:val="de-DE"/>
                </w:rPr>
                <m:t>=</m:t>
              </m:r>
              <m:r>
                <w:rPr>
                  <w:rFonts w:ascii="Cambria Math" w:hAnsi="Cambria Math"/>
                  <w:sz w:val="22"/>
                  <w:szCs w:val="22"/>
                  <w:lang w:val="de-DE"/>
                </w:rPr>
                <m:t>1000 </m:t>
              </m:r>
              <m:r>
                <m:rPr>
                  <m:sty m:val="p"/>
                </m:rPr>
                <w:rPr>
                  <w:rFonts w:ascii="Cambria Math" w:hAnsi="Cambria Math"/>
                  <w:sz w:val="22"/>
                  <w:szCs w:val="22"/>
                  <w:lang w:val="de-DE"/>
                </w:rPr>
                <m:t>LP/</m:t>
              </m:r>
              <m:r>
                <w:rPr>
                  <w:rFonts w:ascii="Cambria Math" w:hAnsi="Cambria Math"/>
                  <w:sz w:val="22"/>
                  <w:szCs w:val="22"/>
                  <w:lang w:val="de-DE"/>
                </w:rPr>
                <m:t>h</m:t>
              </m:r>
            </m:oMath>
            <w:r w:rsidRPr="008709B3">
              <w:rPr>
                <w:sz w:val="22"/>
                <w:szCs w:val="22"/>
                <w:lang w:val="de-DE"/>
              </w:rPr>
              <w:t>)</w:t>
            </w:r>
          </w:p>
        </w:tc>
        <w:tc>
          <w:tcPr>
            <w:tcW w:w="2780" w:type="dxa"/>
            <w:tcBorders>
              <w:top w:val="single" w:sz="4" w:space="0" w:color="auto"/>
              <w:bottom w:val="single" w:sz="4" w:space="0" w:color="auto"/>
            </w:tcBorders>
          </w:tcPr>
          <w:p w14:paraId="4A0F6BFB" w14:textId="77777777" w:rsidR="00D1541E" w:rsidRPr="008709B3" w:rsidRDefault="009B6523">
            <w:pPr>
              <w:pStyle w:val="Compact"/>
              <w:rPr>
                <w:sz w:val="22"/>
                <w:szCs w:val="22"/>
                <w:lang w:val="de-DE"/>
              </w:rPr>
            </w:pPr>
            <w:r w:rsidRPr="008709B3">
              <w:rPr>
                <w:sz w:val="22"/>
                <w:szCs w:val="22"/>
                <w:lang w:val="de-DE"/>
              </w:rPr>
              <w:t xml:space="preserve">beschränkt auf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2</m:t>
                  </m:r>
                </m:sub>
              </m:sSub>
              <m:r>
                <m:rPr>
                  <m:sty m:val="p"/>
                </m:rPr>
                <w:rPr>
                  <w:rFonts w:ascii="Cambria Math" w:hAnsi="Cambria Math"/>
                  <w:sz w:val="22"/>
                  <w:szCs w:val="22"/>
                  <w:lang w:val="de-DE"/>
                </w:rPr>
                <m:t>-</m:t>
              </m:r>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(Ebene MS: 69,3 EUR/MWh)</w:t>
            </w:r>
          </w:p>
        </w:tc>
        <w:tc>
          <w:tcPr>
            <w:tcW w:w="1189" w:type="dxa"/>
            <w:tcBorders>
              <w:top w:val="single" w:sz="4" w:space="0" w:color="auto"/>
              <w:bottom w:val="single" w:sz="4" w:space="0" w:color="auto"/>
            </w:tcBorders>
          </w:tcPr>
          <w:p w14:paraId="4CAE5D11" w14:textId="77777777" w:rsidR="00D1541E" w:rsidRPr="008709B3" w:rsidRDefault="009B6523">
            <w:pPr>
              <w:pStyle w:val="Compact"/>
              <w:rPr>
                <w:sz w:val="22"/>
                <w:szCs w:val="22"/>
              </w:rPr>
            </w:pPr>
            <w:r w:rsidRPr="008709B3">
              <w:rPr>
                <w:sz w:val="22"/>
                <w:szCs w:val="22"/>
              </w:rPr>
              <w:t>Abschn. 3.4</w:t>
            </w:r>
          </w:p>
        </w:tc>
        <w:tc>
          <w:tcPr>
            <w:tcW w:w="1326" w:type="dxa"/>
            <w:tcBorders>
              <w:top w:val="single" w:sz="4" w:space="0" w:color="auto"/>
              <w:bottom w:val="single" w:sz="4" w:space="0" w:color="auto"/>
            </w:tcBorders>
          </w:tcPr>
          <w:p w14:paraId="583529B2" w14:textId="77777777" w:rsidR="00D1541E" w:rsidRPr="008709B3" w:rsidRDefault="009B6523">
            <w:pPr>
              <w:pStyle w:val="Compact"/>
              <w:rPr>
                <w:sz w:val="22"/>
                <w:szCs w:val="22"/>
              </w:rPr>
            </w:pPr>
            <w:r w:rsidRPr="008709B3">
              <w:rPr>
                <w:sz w:val="22"/>
                <w:szCs w:val="22"/>
              </w:rPr>
              <w:t>abgeleitet</w:t>
            </w:r>
          </w:p>
        </w:tc>
      </w:tr>
      <w:tr w:rsidR="00D1541E" w:rsidRPr="00EC1C19" w14:paraId="57C29F78" w14:textId="77777777" w:rsidTr="00B348F1">
        <w:tc>
          <w:tcPr>
            <w:tcW w:w="2183" w:type="dxa"/>
            <w:tcBorders>
              <w:top w:val="single" w:sz="4" w:space="0" w:color="auto"/>
            </w:tcBorders>
          </w:tcPr>
          <w:p w14:paraId="6DC10CC6" w14:textId="77777777" w:rsidR="00D1541E" w:rsidRPr="008709B3" w:rsidRDefault="009B6523">
            <w:pPr>
              <w:pStyle w:val="Compact"/>
              <w:rPr>
                <w:sz w:val="22"/>
                <w:szCs w:val="22"/>
              </w:rPr>
            </w:pPr>
            <w:r w:rsidRPr="008709B3">
              <w:rPr>
                <w:sz w:val="22"/>
                <w:szCs w:val="22"/>
              </w:rPr>
              <w:t>Status Regelwerk</w:t>
            </w:r>
          </w:p>
        </w:tc>
        <w:tc>
          <w:tcPr>
            <w:tcW w:w="1928" w:type="dxa"/>
            <w:tcBorders>
              <w:top w:val="single" w:sz="4" w:space="0" w:color="auto"/>
            </w:tcBorders>
          </w:tcPr>
          <w:p w14:paraId="22140849" w14:textId="77777777" w:rsidR="00D1541E" w:rsidRPr="008709B3" w:rsidRDefault="009B6523">
            <w:pPr>
              <w:pStyle w:val="Compact"/>
              <w:rPr>
                <w:sz w:val="22"/>
                <w:szCs w:val="22"/>
              </w:rPr>
            </w:pPr>
            <w:r w:rsidRPr="008709B3">
              <w:rPr>
                <w:sz w:val="22"/>
                <w:szCs w:val="22"/>
              </w:rPr>
              <w:t>geltendes Recht</w:t>
            </w:r>
          </w:p>
        </w:tc>
        <w:tc>
          <w:tcPr>
            <w:tcW w:w="2780" w:type="dxa"/>
            <w:tcBorders>
              <w:top w:val="single" w:sz="4" w:space="0" w:color="auto"/>
            </w:tcBorders>
          </w:tcPr>
          <w:p w14:paraId="758E91D6" w14:textId="7211AF33" w:rsidR="00D1541E" w:rsidRPr="008709B3" w:rsidRDefault="009B6523">
            <w:pPr>
              <w:pStyle w:val="Compact"/>
              <w:rPr>
                <w:sz w:val="22"/>
                <w:szCs w:val="22"/>
                <w:lang w:val="de-DE"/>
              </w:rPr>
            </w:pPr>
            <w:r w:rsidRPr="008709B3">
              <w:rPr>
                <w:sz w:val="22"/>
                <w:szCs w:val="22"/>
                <w:lang w:val="de-DE"/>
              </w:rPr>
              <w:t>Festlegungsentwurf, Konsultation bis 18.09.2026, geplante Anwendung ab 2029</w:t>
            </w:r>
            <w:r w:rsidR="007D37F8">
              <w:rPr>
                <w:sz w:val="22"/>
                <w:szCs w:val="22"/>
                <w:lang w:val="de-DE"/>
              </w:rPr>
            </w:r>
            <w:r w:rsidRPr="008709B3">
              <w:rPr>
                <w:sz w:val="22"/>
                <w:szCs w:val="22"/>
                <w:lang w:val="de-DE"/>
              </w:rPr>
            </w:r>
          </w:p>
        </w:tc>
        <w:tc>
          <w:tcPr>
            <w:tcW w:w="1189" w:type="dxa"/>
            <w:tcBorders>
              <w:top w:val="single" w:sz="4" w:space="0" w:color="auto"/>
            </w:tcBorders>
          </w:tcPr>
          <w:p w14:paraId="797DBD38"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tcBorders>
          </w:tcPr>
          <w:p w14:paraId="67D0FE8F" w14:textId="77777777" w:rsidR="00D1541E" w:rsidRPr="008709B3" w:rsidRDefault="009B6523">
            <w:pPr>
              <w:pStyle w:val="Compact"/>
              <w:rPr>
                <w:sz w:val="22"/>
                <w:szCs w:val="22"/>
              </w:rPr>
            </w:pPr>
            <w:r w:rsidRPr="008709B3">
              <w:rPr>
                <w:sz w:val="22"/>
                <w:szCs w:val="22"/>
              </w:rPr>
              <w:t>geprüft</w:t>
            </w:r>
          </w:p>
        </w:tc>
      </w:tr>
    </w:tbl>
    <w:p w14:paraId="606CB188" w14:textId="77777777" w:rsidR="00D1541E" w:rsidRDefault="009B6523">
      <w:pPr>
        <w:pStyle w:val="berschrift2"/>
      </w:pPr>
      <w:bookmarkStart w:id="33" w:name="X3f346558b9c98738427096b962fc256557a42ef"/>
      <w:bookmarkEnd w:id="17"/>
      <w:r>
        <w:t>3 Analytik: kritische Überschreitungsdauer und Bestellregel</w:t>
      </w:r>
    </w:p>
    <w:p w14:paraId="44E3A0AC" w14:textId="77777777" w:rsidR="00D1541E" w:rsidRDefault="009B6523">
      <w:pPr>
        <w:pStyle w:val="berschrift3"/>
      </w:pPr>
      <w:bookmarkStart w:id="34" w:name="kritische-überschreitungsdauer"/>
      <w:r>
        <w:t>3.1 Kritische Überschreitungsdauer</w:t>
      </w:r>
    </w:p>
    <w:p w14:paraId="37BCE1B2" w14:textId="32E95AA5" w:rsidR="00D1541E" w:rsidRPr="007D37F8" w:rsidRDefault="007D37F8" w:rsidP="007D37F8">
      <w:pPr>
        <w:pStyle w:val="FirstParagraph"/>
        <w:rPr>
          <w:lang w:val="de-DE"/>
        </w:rPr>
      </w:pPr>
      <w:commentRangeStart w:id="35"/>
      <w:r>
        <w:rPr>
          <w:lang w:val="de-DE"/>
        </w:rPr>
        <w:t xml:space="preserve">Die Leistungsdifferenz </w:t>
      </w:r>
      <m:oMath>
        <m:r>
          <w:rPr>
            <w:rFonts w:ascii="Cambria Math" w:hAnsi="Cambria Math"/>
          </w:rPr>
          <m:t>ΔP</m:t>
        </m:r>
      </m:oMath>
      <w:r w:rsidR="009B6523">
        <w:rPr>
          <w:lang w:val="de-DE"/>
        </w:rPr>
        <w:t xml:space="preserve"> mit Bedarfsdauer </w:t>
      </w:r>
      <m:oMath>
        <m:r>
          <w:rPr>
            <w:rFonts w:ascii="Cambria Math" w:hAnsi="Cambria Math"/>
            <w:lang w:val="de-DE"/>
          </w:rPr>
          <m:t>h</m:t>
        </m:r>
      </m:oMath>
      <w:r w:rsidR="009B6523">
        <w:rPr>
          <w:lang w:val="de-DE"/>
        </w:rPr>
        <w:t xml:space="preserve"> [h/a] </w:t>
      </w:r>
      <w:r>
        <w:rPr>
          <w:lang w:val="de-DE"/>
        </w:rPr>
        <w:t>ist genau dann im Optimum zwischen Überschreitung und Beschaffung, wenn</w:t>
      </w:r>
      <w:r w:rsidR="009B6523">
        <w:rPr>
          <w:lang w:val="de-DE"/>
        </w:rPr>
        <w:t xml:space="preserve"> </w:t>
      </w:r>
      <m:oMath>
        <m:r>
          <m:rPr>
            <m:sty m:val="p"/>
          </m:rPr>
          <w:rPr>
            <w:rFonts w:ascii="Cambria Math" w:hAnsi="Cambria Math"/>
            <w:lang w:val="de-DE"/>
          </w:rPr>
          <m:t>KP⋅</m:t>
        </m:r>
        <m:r>
          <w:rPr>
            <w:rFonts w:ascii="Cambria Math" w:hAnsi="Cambria Math"/>
          </w:rPr>
          <m:t>ΔP</m:t>
        </m:r>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m:rPr>
            <m:sty m:val="p"/>
          </m:rPr>
          <w:rPr>
            <w:rFonts w:ascii="Cambria Math" w:hAnsi="Cambria Math"/>
            <w:lang w:val="de-DE"/>
          </w:rPr>
          <m:t>⋅</m:t>
        </m:r>
        <m:r>
          <w:rPr>
            <w:rFonts w:ascii="Cambria Math" w:hAnsi="Cambria Math"/>
          </w:rPr>
          <m:t>ΔP</m:t>
        </m:r>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oMath>
      <w:r w:rsidR="009B6523">
        <w:rPr>
          <w:lang w:val="de-DE"/>
        </w:rPr>
        <w:t xml:space="preserve">, </w:t>
      </w:r>
      <w:r>
        <w:rPr>
          <w:lang w:val="de-DE"/>
        </w:rPr>
        <w:t xml:space="preserve">damit ergibt sich für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den>
        </m:f>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d>
              <m:dPr>
                <m:ctrlPr>
                  <w:rPr>
                    <w:rFonts w:ascii="Cambria Math" w:hAnsi="Cambria Math"/>
                  </w:rPr>
                </m:ctrlPr>
              </m:dPr>
              <m:e>
                <m:r>
                  <w:rPr>
                    <w:rFonts w:ascii="Cambria Math" w:hAnsi="Cambria Math"/>
                  </w:rPr>
                  <m:t>f</m:t>
                </m:r>
                <m:r>
                  <m:rPr>
                    <m:sty m:val="p"/>
                  </m:rPr>
                  <w:rPr>
                    <w:rFonts w:ascii="Cambria Math" w:hAnsi="Cambria Math"/>
                    <w:lang w:val="de-DE"/>
                  </w:rPr>
                  <m:t>-</m:t>
                </m:r>
                <m:r>
                  <w:rPr>
                    <w:rFonts w:ascii="Cambria Math" w:hAnsi="Cambria Math"/>
                    <w:lang w:val="de-DE"/>
                  </w:rPr>
                  <m:t>1</m:t>
                </m:r>
              </m:e>
            </m:d>
            <m:r>
              <w:rPr>
                <w:rFonts w:ascii="Cambria Math" w:hAnsi="Cambria Math"/>
                <w:lang w:val="de-DE"/>
              </w:rPr>
              <m:t> </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den>
        </m:f>
      </m:oMath>
      <w:r w:rsidRPr="007D37F8">
        <w:rPr>
          <w:rFonts w:eastAsiaTheme="minorEastAsia"/>
          <w:lang w:val="de-DE"/>
        </w:rPr>
        <w:t>.</w:t>
      </w:r>
      <w:commentRangeEnd w:id="35"/>
      <w:r w:rsidR="00BB6CBC" w:rsidRPr="007D37F8">
        <w:rPr>
          <w:rStyle w:val="Kommentarzeichen"/>
          <w:sz w:val="24"/>
          <w:szCs w:val="24"/>
          <w:lang w:val="de-DE"/>
        </w:rPr>
        <w:commentReference w:id="35"/>
      </w:r>
    </w:p>
    <w:p w14:paraId="642B3F01" w14:textId="68EF4517" w:rsidR="00D1541E" w:rsidRPr="007128E8" w:rsidRDefault="009B6523">
      <w:pPr>
        <w:pStyle w:val="berschrift3"/>
        <w:rPr>
          <w:lang w:val="de-DE"/>
        </w:rPr>
      </w:pPr>
      <w:bookmarkStart w:id="36" w:name="optimale-bestellkapazität-kernbeitrag"/>
      <w:bookmarkEnd w:id="34"/>
      <w:r>
        <w:rPr>
          <w:lang w:val="de-DE"/>
        </w:rPr>
        <w:t xml:space="preserve">3.2 Optimale Bestellkapazität </w:t>
      </w:r>
    </w:p>
    <w:p w14:paraId="6A1D054B" w14:textId="23F133F1" w:rsidR="00D1541E" w:rsidRPr="007128E8" w:rsidRDefault="009B6523">
      <w:pPr>
        <w:pStyle w:val="FirstParagraph"/>
        <w:rPr>
          <w:lang w:val="de-DE"/>
        </w:rPr>
      </w:pPr>
      <w:r>
        <w:rPr>
          <w:lang w:val="de-DE"/>
        </w:rPr>
        <w:t xml:space="preserve">Bei gegebenem Lastgang </w:t>
      </w:r>
      <m:oMath>
        <m:r>
          <w:del w:id="37" w:author="Schnell, Felix" w:date="2026-09-24T14:31:00Z" w16du:dateUtc="2026-09-24T12:31:00Z">
            <m:rPr>
              <m:sty m:val="p"/>
            </m:rPr>
            <w:rPr>
              <w:rFonts w:ascii="Cambria Math" w:hAnsi="Cambria Math"/>
              <w:lang w:val="de-DE"/>
            </w:rPr>
            <m:t>{</m:t>
          </w:del>
        </m:r>
        <m:sSub>
          <m:sSubPr>
            <m:ctrlPr>
              <w:rPr>
                <w:rFonts w:ascii="Cambria Math" w:hAnsi="Cambria Math"/>
              </w:rPr>
            </m:ctrlPr>
          </m:sSubPr>
          <m:e>
            <m:r>
              <w:rPr>
                <w:rFonts w:ascii="Cambria Math" w:hAnsi="Cambria Math"/>
              </w:rPr>
              <m:t>P</m:t>
            </m:r>
          </m:e>
          <m:sub>
            <m:r>
              <w:rPr>
                <w:rFonts w:ascii="Cambria Math" w:hAnsi="Cambria Math"/>
              </w:rPr>
              <m:t>t</m:t>
            </m:r>
          </m:sub>
        </m:sSub>
        <m:r>
          <w:del w:id="38" w:author="Schnell, Felix" w:date="2026-09-24T14:31:00Z" w16du:dateUtc="2026-09-24T12:31:00Z">
            <m:rPr>
              <m:sty m:val="p"/>
            </m:rPr>
            <w:rPr>
              <w:rFonts w:ascii="Cambria Math" w:hAnsi="Cambria Math"/>
              <w:lang w:val="de-DE"/>
            </w:rPr>
            <m:t>}</m:t>
          </w:del>
        </m:r>
      </m:oMath>
      <w:r>
        <w:rPr>
          <w:lang w:val="de-DE"/>
        </w:rPr>
        <w:t xml:space="preserve"> lauten die </w:t>
      </w:r>
      <w:commentRangeStart w:id="39"/>
      <w:r>
        <w:rPr>
          <w:lang w:val="de-DE"/>
        </w:rPr>
        <w:t>Netzkosten</w:t>
      </w:r>
      <w:commentRangeEnd w:id="39"/>
      <w:r w:rsidR="00C76F69" w:rsidRPr="007128E8">
        <w:rPr>
          <w:rStyle w:val="Kommentarzeichen"/>
          <w:sz w:val="24"/>
          <w:szCs w:val="24"/>
          <w:lang w:val="de-DE"/>
        </w:rPr>
        <w:commentReference w:id="39"/>
      </w:r>
    </w:p>
    <w:p w14:paraId="7660F8B7" w14:textId="77777777" w:rsidR="00D1541E" w:rsidRDefault="009B6523">
      <w:pPr>
        <w:pStyle w:val="Textkrper"/>
      </w:pP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=KP⋅</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r>
          <m:rPr>
            <m:sty m:val="p"/>
          </m:rPr>
          <w:rPr>
            <w:rFonts w:ascii="Cambria Math" w:hAnsi="Cambria Math"/>
          </w:rPr>
          <m:t>⋅</m:t>
        </m:r>
        <w:commentRangeStart w:id="40"/>
        <m:r>
          <w:rPr>
            <w:rFonts w:ascii="Cambria Math" w:hAnsi="Cambria Math"/>
          </w:rPr>
          <m:t>E</m:t>
        </m:r>
        <w:commentRangeEnd w:id="40"/>
        <m:r>
          <m:rPr>
            <m:sty m:val="p"/>
          </m:rPr>
          <w:rPr>
            <w:rStyle w:val="Kommentarzeichen"/>
            <w:rFonts w:ascii="Cambria Math" w:hAnsi="Cambria Math"/>
            <w:sz w:val="24"/>
            <w:szCs w:val="24"/>
          </w:rPr>
          <w:commentReference w:id="40"/>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AP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f>
          <m:fPr>
            <m:type m:val="lin"/>
            <m:ctrlPr>
              <w:rPr>
                <w:rFonts w:ascii="Cambria Math" w:hAnsi="Cambria Math"/>
              </w:rPr>
            </m:ctrlPr>
          </m:fPr>
          <m:num>
            <m:r>
              <w:rPr>
                <w:rFonts w:ascii="Cambria Math" w:hAnsi="Cambria Math"/>
              </w:rPr>
              <m:t>Δt</m:t>
            </m:r>
          </m:num>
          <m:den>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w:commentRangeStart w:id="41"/>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commentRangeEnd w:id="41"/>
      <w:r w:rsidR="00BB6CBC">
        <w:rPr>
          <w:rStyle w:val="Kommentarzeichen"/>
          <w:sz w:val="24"/>
          <w:szCs w:val="24"/>
        </w:rPr>
        <w:commentReference w:id="41"/>
      </w:r>
    </w:p>
    <w:p w14:paraId="013288F5" w14:textId="19CF3850" w:rsidR="00D1541E" w:rsidRDefault="00673496">
      <w:pPr>
        <w:pStyle w:val="FirstParagraph"/>
        <w:rPr>
          <w:lang w:val="de-DE"/>
        </w:rPr>
      </w:pPr>
      <m:oMath>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sidR="00593523">
        <w:rPr>
          <w:lang w:val="de-DE"/>
        </w:rPr>
        <w:t xml:space="preserve"> ist als </w:t>
      </w:r>
      <w:commentRangeStart w:id="42"/>
      <w:r w:rsidR="00593523">
        <w:rPr>
          <w:lang w:val="de-DE"/>
        </w:rPr>
        <w:t xml:space="preserve">Summe von Maximumfunktionen konvex und monoton fallend </w:t>
      </w:r>
      <w:commentRangeEnd w:id="42"/>
      <w:r w:rsidR="00C76F69">
        <w:rPr>
          <w:rStyle w:val="Kommentarzeichen"/>
          <w:sz w:val="24"/>
          <w:szCs w:val="24"/>
          <w:lang w:val="de-DE"/>
        </w:rPr>
        <w:commentReference w:id="42"/>
      </w:r>
      <w:r w:rsidR="00593523">
        <w:rPr>
          <w:lang w:val="de-DE"/>
        </w:rPr>
        <w:t xml:space="preserve">in </w:t>
      </w:r>
      <m:oMath>
        <m:r>
          <w:rPr>
            <w:rFonts w:ascii="Cambria Math" w:hAnsi="Cambria Math"/>
          </w:rPr>
          <m:t>C</m:t>
        </m:r>
      </m:oMath>
      <w:r w:rsidR="00593523">
        <w:rPr>
          <w:lang w:val="de-DE"/>
        </w:rPr>
        <w:t xml:space="preserve"> mit </w:t>
      </w:r>
      <m:oMath>
        <m:r>
          <m:rPr>
            <m:sty m:val="p"/>
          </m:rPr>
          <w:rPr>
            <w:rFonts w:ascii="Cambria Math" w:hAnsi="Cambria Math"/>
            <w:lang w:val="de-DE"/>
          </w:rPr>
          <m:t>∂</m:t>
        </m:r>
        <m:sSub>
          <m:sSubPr>
            <m:ctrlPr>
              <w:rPr>
                <w:rFonts w:ascii="Cambria Math" w:hAnsi="Cambria Math"/>
              </w:rPr>
            </m:ctrlPr>
          </m:sSubPr>
          <m:e>
            <m:r>
              <w:rPr>
                <w:rFonts w:ascii="Cambria Math" w:hAnsi="Cambria Math"/>
              </w:rPr>
              <m:t>E</m:t>
            </m:r>
          </m:e>
          <m:sub>
            <m:r>
              <w:rPr>
                <w:rFonts w:ascii="Cambria Math" w:hAnsi="Cambria Math"/>
                <w:lang w:val="de-DE"/>
              </w:rPr>
              <m:t>2</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r>
          <w:rPr>
            <w:rFonts w:ascii="Cambria Math" w:hAnsi="Cambria Math"/>
          </w:rPr>
          <m:t>D</m:t>
        </m:r>
        <m:d>
          <m:dPr>
            <m:ctrlPr>
              <w:rPr>
                <w:rFonts w:ascii="Cambria Math" w:hAnsi="Cambria Math"/>
              </w:rPr>
            </m:ctrlPr>
          </m:dPr>
          <m:e>
            <m:r>
              <w:rPr>
                <w:rFonts w:ascii="Cambria Math" w:hAnsi="Cambria Math"/>
              </w:rPr>
              <m:t>C</m:t>
            </m:r>
          </m:e>
        </m:d>
        <m:r>
          <m:rPr>
            <m:sty m:val="p"/>
          </m:rPr>
          <w:rPr>
            <w:rFonts w:ascii="Cambria Math" w:hAnsi="Cambria Math"/>
            <w:lang w:val="de-DE"/>
          </w:rPr>
          <m:t>/</m:t>
        </m:r>
        <m:r>
          <w:rPr>
            <w:rFonts w:ascii="Cambria Math" w:hAnsi="Cambria Math"/>
            <w:lang w:val="de-DE"/>
          </w:rPr>
          <m:t>1000</m:t>
        </m:r>
      </m:oMath>
      <w:r w:rsidR="00593523">
        <w:rPr>
          <w:lang w:val="de-DE"/>
        </w:rPr>
        <w:t xml:space="preserve">, wobei </w:t>
      </w:r>
      <m:oMath>
        <m:r>
          <w:rPr>
            <w:rFonts w:ascii="Cambria Math" w:hAnsi="Cambria Math"/>
          </w:rPr>
          <m:t>D</m:t>
        </m:r>
        <m:d>
          <m:dPr>
            <m:ctrlPr>
              <w:rPr>
                <w:rFonts w:ascii="Cambria Math" w:hAnsi="Cambria Math"/>
              </w:rPr>
            </m:ctrlPr>
          </m:dPr>
          <m:e>
            <m:r>
              <w:rPr>
                <w:rFonts w:ascii="Cambria Math" w:hAnsi="Cambria Math"/>
              </w:rPr>
              <m:t>C</m:t>
            </m:r>
          </m:e>
        </m:d>
      </m:oMath>
      <w:r w:rsidR="00593523">
        <w:rPr>
          <w:lang w:val="de-DE"/>
        </w:rPr>
        <w:t xml:space="preserve"> die Dauer mit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&gt;</m:t>
        </m:r>
        <m:r>
          <w:rPr>
            <w:rFonts w:ascii="Cambria Math" w:hAnsi="Cambria Math"/>
          </w:rPr>
          <m:t>C</m:t>
        </m:r>
      </m:oMath>
      <w:r w:rsidR="00593523">
        <w:rPr>
          <w:lang w:val="de-DE"/>
        </w:rPr>
        <w:t xml:space="preserve"> bezeichnet. </w:t>
      </w:r>
      <m:oMath>
        <m:r>
          <w:rPr>
            <w:rFonts w:ascii="Cambria Math" w:hAnsi="Cambria Math"/>
          </w:rPr>
          <m:t>F</m:t>
        </m:r>
      </m:oMath>
      <w:r w:rsidR="00593523">
        <w:rPr>
          <w:lang w:val="de-DE"/>
        </w:rPr>
        <w:t xml:space="preserve"> ist damit konvex und stückweise linear</w:t>
      </w:r>
      <w:r w:rsidR="00EF2B3F">
        <w:rPr>
          <w:lang w:val="de-DE"/>
        </w:rPr>
        <w:t>,</w:t>
      </w:r>
      <w:r w:rsidR="00593523">
        <w:rPr>
          <w:lang w:val="de-DE"/>
        </w:rPr>
        <w:t xml:space="preserve"> die Optimalitätsbedingung (Subgradientenbedingung </w:t>
      </w:r>
      <m:oMath>
        <m:r>
          <w:rPr>
            <w:rFonts w:ascii="Cambria Math" w:hAnsi="Cambria Math"/>
            <w:lang w:val="de-DE"/>
          </w:rPr>
          <m:t>0</m:t>
        </m:r>
        <m:r>
          <m:rPr>
            <m:sty m:val="p"/>
          </m:rPr>
          <w:rPr>
            <w:rFonts w:ascii="Cambria Math" w:hAnsi="Cambria Math"/>
            <w:lang w:val="de-DE"/>
          </w:rPr>
          <m:t>∈∂</m:t>
        </m:r>
        <m:r>
          <w:rPr>
            <w:rFonts w:ascii="Cambria Math" w:hAnsi="Cambria Math"/>
          </w:rPr>
          <m:t>F</m:t>
        </m:r>
      </m:oMath>
      <w:r w:rsidR="00593523">
        <w:rPr>
          <w:lang w:val="de-DE"/>
        </w:rPr>
        <w:t>) ergibt unmittelbar</w:t>
      </w:r>
    </w:p>
    <w:p w14:paraId="2FFF0D00" w14:textId="43C8F96E" w:rsidR="00B348F1" w:rsidRPr="00B348F1" w:rsidRDefault="00B348F1" w:rsidP="00B348F1">
      <w:pPr>
        <w:pStyle w:val="Textkrper"/>
        <w:rPr>
          <w:lang w:val="de-DE"/>
        </w:rPr>
      </w:pPr>
      <m:oMathPara>
        <m:oMath>
          <m:r>
            <w:rPr>
              <w:rFonts w:ascii="Cambria Math" w:hAnsi="Cambria Math"/>
              <w:lang w:val="de-DE"/>
            </w:rPr>
            <m:t> </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e>
          </m:d>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w:rPr>
              <w:rFonts w:ascii="Cambria Math" w:hAnsi="Cambria Math"/>
              <w:lang w:val="de-DE"/>
            </w:rPr>
            <m:t> </m:t>
          </m:r>
          <m:r>
            <m:rPr>
              <m:sty m:val="p"/>
            </m:rPr>
            <w:rPr>
              <w:rFonts w:ascii="Cambria Math" w:hAnsi="Cambria Math"/>
              <w:lang w:val="de-DE"/>
            </w:rPr>
            <m:t>⇔</m:t>
          </m:r>
          <m:r>
            <w:rPr>
              <w:rFonts w:ascii="Cambria Math" w:hAnsi="Cambria Math"/>
              <w:lang w:val="de-DE"/>
            </w:rPr>
            <m:t> </m:t>
          </m:r>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r>
            <m:rPr>
              <m:sty m:val="p"/>
            </m:rPr>
            <w:rPr>
              <w:rFonts w:ascii="Cambria Math" w:hAnsi="Cambria Math"/>
              <w:lang w:val="de-DE"/>
            </w:rPr>
            <m:t>=PLDC</m:t>
          </m:r>
          <m:d>
            <m:dPr>
              <m:ctrlPr>
                <w:rPr>
                  <w:rFonts w:ascii="Cambria Math" w:hAnsi="Cambria Math"/>
                </w:rPr>
              </m:ctrlPr>
            </m:dPr>
            <m:e>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e>
          </m:d>
          <m:r>
            <w:rPr>
              <w:rFonts w:ascii="Cambria Math" w:hAnsi="Cambria Math"/>
              <w:lang w:val="de-DE"/>
            </w:rPr>
            <m:t xml:space="preserve"> mit </m:t>
          </m:r>
          <m:r>
            <m:rPr>
              <m:nor/>
            </m:rPr>
            <w:rPr>
              <w:lang w:val="de-DE"/>
            </w:rPr>
            <m:t xml:space="preserve"> </m:t>
          </m:r>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m:oMathPara>
    </w:p>
    <w:p w14:paraId="09B2810C" w14:textId="290A3C5A" w:rsidR="00D1541E" w:rsidRPr="007128E8" w:rsidRDefault="009B6523">
      <w:pPr>
        <w:pStyle w:val="FirstParagraph"/>
        <w:rPr>
          <w:lang w:val="de-DE"/>
        </w:rPr>
      </w:pPr>
      <w:r>
        <w:rPr>
          <w:lang w:val="de-DE"/>
        </w:rPr>
        <w:t xml:space="preserve">Die kostenminimale Bestellung liest </w:t>
      </w:r>
      <w:commentRangeStart w:id="43"/>
      <w:r>
        <w:rPr>
          <w:lang w:val="de-DE"/>
        </w:rPr>
        <w:t xml:space="preserve">man </w:t>
      </w:r>
      <w:commentRangeEnd w:id="43"/>
      <w:r w:rsidR="00687D5C">
        <w:rPr>
          <w:rStyle w:val="Kommentarzeichen"/>
          <w:sz w:val="24"/>
          <w:szCs w:val="24"/>
          <w:lang w:val="de-DE"/>
        </w:rPr>
        <w:commentReference w:id="43"/>
      </w:r>
      <w:r>
        <w:rPr>
          <w:lang w:val="de-DE"/>
        </w:rPr>
        <w:t xml:space="preserve">also am Schnittpunkt der Jahresdauerlinie mit der kritischen Überschreitungsdauer ab. </w:t>
      </w:r>
      <w:commentRangeStart w:id="44"/>
      <w:r>
        <w:rPr>
          <w:lang w:val="de-DE"/>
        </w:rPr>
        <w:t>Die Regel ist bei exogenem Lastgang exakt</w:t>
      </w:r>
      <w:r w:rsidR="00EF2B3F">
        <w:rPr>
          <w:lang w:val="de-DE"/>
        </w:rPr>
        <w:t>,</w:t>
      </w:r>
      <w:r>
        <w:rPr>
          <w:lang w:val="de-DE"/>
        </w:rPr>
        <w:t xml:space="preserve"> im gekoppelten Fall entsteht eine Rückkopplung zwischen Bestellkapazität, Netzentgelt, optimaler Anlagenauslegung und dem daraus resultierenden elektrischen Lastgang.</w:t>
      </w:r>
      <w:commentRangeEnd w:id="44"/>
      <w:r w:rsidR="00687D5C" w:rsidRPr="007128E8">
        <w:rPr>
          <w:rStyle w:val="Kommentarzeichen"/>
          <w:sz w:val="24"/>
          <w:szCs w:val="24"/>
          <w:lang w:val="de-DE"/>
        </w:rPr>
        <w:commentReference w:id="44"/>
      </w:r>
    </w:p>
    <w:p w14:paraId="200D7214" w14:textId="0D6F16E1" w:rsidR="00D1541E" w:rsidRPr="007128E8" w:rsidRDefault="009B6523">
      <w:pPr>
        <w:pStyle w:val="berschrift3"/>
        <w:rPr>
          <w:lang w:val="de-DE"/>
        </w:rPr>
      </w:pPr>
      <w:bookmarkStart w:id="45" w:name="X31b0bab42f8e7b7b9227cf19bcafb6fb3c37648"/>
      <w:bookmarkEnd w:id="36"/>
      <w:r>
        <w:rPr>
          <w:lang w:val="de-DE"/>
        </w:rPr>
        <w:t>3.3 Dimensionslose For</w:t>
      </w:r>
      <w:r w:rsidR="0068236D">
        <w:rPr>
          <w:lang w:val="de-DE"/>
        </w:rPr>
        <w:t>m</w:t>
      </w:r>
    </w:p>
    <w:p w14:paraId="3EDE3AC0" w14:textId="77777777" w:rsidR="00D1541E" w:rsidRPr="007128E8" w:rsidRDefault="009B6523">
      <w:pPr>
        <w:pStyle w:val="FirstParagraph"/>
        <w:rPr>
          <w:lang w:val="de-DE"/>
        </w:rPr>
      </w:pPr>
      <w:r>
        <w:rPr>
          <w:lang w:val="de-DE"/>
        </w:rPr>
        <w:t xml:space="preserve">Mit der Erlösaufteilung </w:t>
      </w:r>
      <m:oMath>
        <m:r>
          <m:rPr>
            <m:sty m:val="p"/>
          </m:rPr>
          <w:rPr>
            <w:rFonts w:ascii="Cambria Math" w:hAnsi="Cambria Math"/>
            <w:lang w:val="de-DE"/>
          </w:rPr>
          <m:t>KP=</m:t>
        </m:r>
        <m:d>
          <m:dPr>
            <m:ctrlPr>
              <w:rPr>
                <w:rFonts w:ascii="Cambria Math" w:hAnsi="Cambria Math"/>
              </w:rPr>
            </m:ctrlPr>
          </m:dPr>
          <m:e>
            <m:r>
              <w:rPr>
                <w:rFonts w:ascii="Cambria Math" w:hAnsi="Cambria Math"/>
                <w:lang w:val="de-DE"/>
              </w:rPr>
              <m:t>1</m:t>
            </m:r>
            <m:r>
              <m:rPr>
                <m:sty m:val="p"/>
              </m:rPr>
              <w:rPr>
                <w:rFonts w:ascii="Cambria Math" w:hAnsi="Cambria Math"/>
                <w:lang w:val="de-DE"/>
              </w:rPr>
              <m:t>-</m:t>
            </m:r>
            <m:r>
              <w:rPr>
                <w:rFonts w:ascii="Cambria Math" w:hAnsi="Cambria Math"/>
              </w:rPr>
              <m:t>α</m:t>
            </m:r>
          </m:e>
        </m:d>
        <m:r>
          <w:rPr>
            <w:rFonts w:ascii="Cambria Math" w:hAnsi="Cambria Math"/>
          </w:rPr>
          <m:t>k</m:t>
        </m:r>
      </m:oMath>
      <w:r>
        <w:rPr>
          <w:lang w:val="de-DE"/>
        </w:rPr>
        <w:t xml:space="preserve"> und </w:t>
      </w:r>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r>
          <m:rPr>
            <m:sty m:val="p"/>
          </m:rPr>
          <w:rPr>
            <w:rFonts w:ascii="Cambria Math" w:hAnsi="Cambria Math"/>
            <w:lang w:val="de-DE"/>
          </w:rPr>
          <m:t>=</m:t>
        </m:r>
        <m:r>
          <w:rPr>
            <w:rFonts w:ascii="Cambria Math" w:hAnsi="Cambria Math"/>
            <w:lang w:val="de-DE"/>
          </w:rPr>
          <m:t>1000 </m:t>
        </m:r>
        <m:r>
          <w:rPr>
            <w:rFonts w:ascii="Cambria Math" w:hAnsi="Cambria Math"/>
          </w:rPr>
          <m:t>αk</m:t>
        </m:r>
        <m:r>
          <m:rPr>
            <m:sty m:val="p"/>
          </m:rPr>
          <w:rPr>
            <w:rFonts w:ascii="Cambria Math" w:hAnsi="Cambria Math"/>
            <w:lang w:val="de-DE"/>
          </w:rPr>
          <m:t>/</m:t>
        </m:r>
        <m:sSub>
          <m:sSubPr>
            <m:ctrlPr>
              <w:rPr>
                <w:rFonts w:ascii="Cambria Math" w:hAnsi="Cambria Math"/>
              </w:rPr>
            </m:ctrlPr>
          </m:sSubPr>
          <m:e>
            <m:r>
              <w:rPr>
                <w:rFonts w:ascii="Cambria Math" w:hAnsi="Cambria Math"/>
              </w:rPr>
              <m:t>t</m:t>
            </m:r>
          </m:e>
          <m:sub>
            <m:r>
              <w:rPr>
                <w:rFonts w:ascii="Cambria Math" w:hAnsi="Cambria Math"/>
              </w:rPr>
              <m:t>B</m:t>
            </m:r>
          </m:sub>
        </m:sSub>
      </m:oMath>
      <w:r>
        <w:rPr>
          <w:lang w:val="de-DE"/>
        </w:rPr>
        <w:t xml:space="preserve"> folgt</w:t>
      </w:r>
    </w:p>
    <w:p w14:paraId="6E80B2E6" w14:textId="77777777" w:rsidR="00D1541E" w:rsidRDefault="009B6523">
      <w:pPr>
        <w:pStyle w:val="Textkrp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t</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α</m:t>
              </m:r>
            </m:num>
            <m:den>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w:rPr>
                  <w:rFonts w:ascii="Cambria Math" w:hAnsi="Cambria Math"/>
                </w:rPr>
                <m:t> α</m:t>
              </m:r>
            </m:den>
          </m:f>
        </m:oMath>
      </m:oMathPara>
    </w:p>
    <w:p w14:paraId="5A5C0D4D" w14:textId="5F760C0A" w:rsidR="00D1541E" w:rsidRPr="007128E8" w:rsidRDefault="009B6523">
      <w:pPr>
        <w:pStyle w:val="FirstParagraph"/>
        <w:rPr>
          <w:lang w:val="de-DE"/>
        </w:rPr>
      </w:pPr>
      <w:r>
        <w:rPr>
          <w:lang w:val="de-DE"/>
        </w:rPr>
        <w:t>Die dimensionslose Regimekennzahl liegt unter den getroffenen Annahmen zwischen 0,27 und 2,33</w:t>
      </w:r>
      <w:r w:rsidR="00EF2B3F">
        <w:rPr>
          <w:lang w:val="de-DE"/>
        </w:rPr>
        <w:t>,</w:t>
      </w:r>
      <w:r>
        <w:rPr>
          <w:lang w:val="de-DE"/>
        </w:rPr>
        <w:t xml:space="preserve"> die Spannweite von Faktor 8,75 zeigt die hohe Parametrierungssensitivität des Regimewechsels.</w:t>
      </w:r>
      <m:oMath>
        <m:r>
          <w:rPr>
            <w:rFonts w:ascii="Cambria Math" w:hAnsi="Cambria Math"/>
            <w:lang w:val="de-DE"/>
          </w:rPr>
          <m:t xml:space="preserve"> </m:t>
        </m:r>
        <w:commentRangeStart w:id="46"/>
        <m:r>
          <w:rPr>
            <w:rFonts w:ascii="Cambria Math" w:hAnsi="Cambria Math"/>
          </w:rPr>
          <m:t>α</m:t>
        </m:r>
        <w:commentRangeEnd w:id="46"/>
        <m:r>
          <m:rPr>
            <m:sty m:val="p"/>
          </m:rPr>
          <w:rPr>
            <w:rStyle w:val="Kommentarzeichen"/>
            <w:rFonts w:ascii="Cambria Math" w:hAnsi="Cambria Math"/>
            <w:sz w:val="24"/>
            <w:szCs w:val="24"/>
            <w:lang w:val="de-DE"/>
          </w:rPr>
          <w:commentReference w:id="46"/>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0</m:t>
            </m:r>
            <m:r>
              <m:rPr>
                <m:sty m:val="p"/>
              </m:rPr>
              <w:rPr>
                <w:rFonts w:ascii="Cambria Math" w:hAnsi="Cambria Math"/>
                <w:lang w:val="de-DE"/>
              </w:rPr>
              <m:t>,</m:t>
            </m:r>
            <m:r>
              <w:rPr>
                <w:rFonts w:ascii="Cambria Math" w:hAnsi="Cambria Math"/>
                <w:lang w:val="de-DE"/>
              </w:rPr>
              <m:t>30</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60</m:t>
            </m:r>
          </m:e>
        </m:d>
        <m:r>
          <w:rPr>
            <w:rFonts w:ascii="Cambria Math" w:hAnsi="Cambria Math"/>
            <w:lang w:val="de-DE"/>
          </w:rPr>
          <m:t xml:space="preserve"> </m:t>
        </m:r>
        <m:r>
          <w:rPr>
            <w:rFonts w:ascii="Cambria Math" w:hAnsi="Cambria Math"/>
          </w:rPr>
          <m:t>f</m:t>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2</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3</m:t>
            </m:r>
            <m:r>
              <m:rPr>
                <m:sty m:val="p"/>
              </m:rPr>
              <w:rPr>
                <w:rFonts w:ascii="Cambria Math" w:hAnsi="Cambria Math"/>
                <w:lang w:val="de-DE"/>
              </w:rPr>
              <m:t>,</m:t>
            </m:r>
            <m:r>
              <w:rPr>
                <w:rFonts w:ascii="Cambria Math" w:hAnsi="Cambria Math"/>
                <w:lang w:val="de-DE"/>
              </w:rPr>
              <m:t>5</m:t>
            </m:r>
          </m:e>
        </m:d>
        <m:r>
          <w:rPr>
            <w:rFonts w:ascii="Cambria Math" w:hAnsi="Cambria Math"/>
            <w:lang w:val="de-DE"/>
          </w:rPr>
          <m:t xml:space="preserve"> </m:t>
        </m:r>
        <w:commentRangeStart w:id="47"/>
        <m:r>
          <w:rPr>
            <w:rFonts w:ascii="Cambria Math" w:hAnsi="Cambria Math"/>
          </w:rPr>
          <m:t>θ</m:t>
        </m:r>
      </m:oMath>
      <w:commentRangeEnd w:id="47"/>
      <w:r w:rsidR="00687D5C" w:rsidRPr="007128E8">
        <w:rPr>
          <w:rStyle w:val="Kommentarzeichen"/>
          <w:sz w:val="24"/>
          <w:szCs w:val="24"/>
          <w:lang w:val="de-DE"/>
        </w:rPr>
        <w:commentReference w:id="47"/>
      </w:r>
    </w:p>
    <w:p w14:paraId="1877249B" w14:textId="77777777" w:rsidR="00D1541E" w:rsidRPr="007128E8" w:rsidRDefault="009B6523">
      <w:pPr>
        <w:pStyle w:val="berschrift3"/>
        <w:rPr>
          <w:lang w:val="de-DE"/>
        </w:rPr>
      </w:pPr>
      <w:bookmarkStart w:id="48" w:name="spezifischer-aufschlag"/>
      <w:bookmarkEnd w:id="45"/>
      <w:r>
        <w:rPr>
          <w:lang w:val="de-DE"/>
        </w:rPr>
        <w:t>3.4 Spezifischer Aufschlag</w:t>
      </w:r>
    </w:p>
    <w:p w14:paraId="2DC41BC9" w14:textId="77777777" w:rsidR="00D1541E" w:rsidRPr="007128E8" w:rsidRDefault="009B6523">
      <w:pPr>
        <w:pStyle w:val="FirstParagraph"/>
        <w:rPr>
          <w:lang w:val="de-DE"/>
        </w:rPr>
      </w:pPr>
      <w:r>
        <w:rPr>
          <w:lang w:val="de-DE"/>
        </w:rPr>
        <w:t>Betrachtet wird ausschließlich der leistungs-/kapazitätsbezogene Anteil:</w:t>
      </w:r>
    </w:p>
    <w:p w14:paraId="576AC0D0" w14:textId="77777777" w:rsidR="00D1541E" w:rsidRPr="007128E8" w:rsidRDefault="00673496">
      <w:pPr>
        <w:pStyle w:val="Textkrper"/>
        <w:rPr>
          <w:lang w:val="de-DE"/>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lang w:val="de-DE"/>
                </w:rPr>
                <m:t>NEV</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LP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σ</m:t>
              </m:r>
            </m:e>
            <m:sub>
              <m:r>
                <m:rPr>
                  <m:sty m:val="p"/>
                </m:rPr>
                <w:rPr>
                  <w:rFonts w:ascii="Cambria Math" w:hAnsi="Cambria Math"/>
                  <w:lang w:val="de-DE"/>
                </w:rPr>
                <m:t>AgNes</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=min</m:t>
          </m:r>
          <m:r>
            <w:rPr>
              <w:rFonts w:ascii="Cambria Math" w:hAnsi="Cambria Math"/>
              <w:lang w:val="de-DE"/>
            </w:rPr>
            <m:t>​</m:t>
          </m:r>
          <m:d>
            <m:dPr>
              <m:begChr m:val="{"/>
              <m:endChr m:val="}"/>
              <m:ctrlPr>
                <w:rPr>
                  <w:rFonts w:ascii="Cambria Math" w:hAnsi="Cambria Math"/>
                </w:rPr>
              </m:ctrlPr>
            </m:dPr>
            <m:e>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w:rPr>
              <w:rFonts w:ascii="Cambria Math" w:hAnsi="Cambria Math"/>
              <w:lang w:val="de-DE"/>
            </w:rPr>
            <m:t> </m:t>
          </m:r>
          <m:d>
            <m:dPr>
              <m:begChr m:val="["/>
              <m:endChr m:val="]"/>
              <m:ctrlPr>
                <w:rPr>
                  <w:rFonts w:ascii="Cambria Math" w:hAnsi="Cambria Math"/>
                </w:rPr>
              </m:ctrlPr>
            </m:dPr>
            <m:e>
              <m:r>
                <m:rPr>
                  <m:nor/>
                </m:rPr>
                <w:rPr>
                  <w:lang w:val="de-DE"/>
                </w:rPr>
                <m:t>EUR/MWh</m:t>
              </m:r>
            </m:e>
          </m:d>
        </m:oMath>
      </m:oMathPara>
    </w:p>
    <w:p w14:paraId="3573E0C0" w14:textId="77777777" w:rsidR="00D1541E" w:rsidRPr="007128E8" w:rsidRDefault="009B6523">
      <w:pPr>
        <w:pStyle w:val="FirstParagraph"/>
        <w:rPr>
          <w:lang w:val="de-DE"/>
        </w:rPr>
      </w:pPr>
      <w:r>
        <w:rPr>
          <w:lang w:val="de-DE"/>
        </w:rPr>
        <w:t xml:space="preserve">Der leistungs-/kapazitätsbezogene Kostenanteil ist unter AgNes anders strukturiert als unter StromNEV. Die </w:t>
      </w:r>
      <w:commentRangeStart w:id="49"/>
      <w:r>
        <w:rPr>
          <w:lang w:val="de-DE"/>
        </w:rPr>
        <w:t xml:space="preserve">Nettowirkung </w:t>
      </w:r>
      <w:commentRangeEnd w:id="49"/>
      <w:r w:rsidR="00687D5C">
        <w:rPr>
          <w:rStyle w:val="Kommentarzeichen"/>
          <w:sz w:val="24"/>
          <w:szCs w:val="24"/>
          <w:lang w:val="de-DE"/>
        </w:rPr>
        <w:commentReference w:id="49"/>
      </w:r>
      <w:r>
        <w:rPr>
          <w:lang w:val="de-DE"/>
        </w:rPr>
        <w:t>ist standortspezifisch und wird deshalb im Modell numerisch bestimmt [15–17].</w:t>
      </w:r>
    </w:p>
    <w:bookmarkEnd w:id="48"/>
    <w:p w14:paraId="398202E3" w14:textId="77777777" w:rsidR="00D1541E" w:rsidRPr="007128E8" w:rsidRDefault="009B6523">
      <w:pPr>
        <w:pStyle w:val="berschrift3"/>
        <w:rPr>
          <w:lang w:val="de-DE"/>
        </w:rPr>
      </w:pPr>
      <w:r>
        <w:rPr>
          <w:lang w:val="de-DE"/>
        </w:rPr>
        <w:t>3.5 Prüfbare Hypothesen zum Speicherwert</w:t>
      </w:r>
    </w:p>
    <w:p w14:paraId="420CBCE1" w14:textId="2FECF90A" w:rsidR="00802C8C" w:rsidRDefault="009B6523">
      <w:pPr>
        <w:pStyle w:val="FirstParagraph"/>
        <w:rPr>
          <w:lang w:val="de-DE"/>
        </w:rPr>
      </w:pPr>
      <w:r>
        <w:rPr>
          <w:lang w:val="de-DE"/>
        </w:rPr>
        <w:t>Der Speicher kann unter AgNes weiterhin wertvoll sein, wenn er die bestellte Kapazität reduziert</w:t>
      </w:r>
      <w:ins w:id="50" w:author="Schnell, Felix" w:date="2026-09-24T14:59:00Z" w16du:dateUtc="2026-09-24T12:59:00Z">
        <w:r w:rsidR="00687D5C">
          <w:rPr>
            <w:lang w:val="de-DE"/>
          </w:rPr>
          <w:t>.</w:t>
        </w:r>
      </w:ins>
      <w:r w:rsidR="00EF2B3F">
        <w:rPr>
          <w:lang w:val="de-DE"/>
        </w:rPr>
        <w:t>,</w:t>
      </w:r>
      <w:r>
        <w:rPr>
          <w:lang w:val="de-DE"/>
        </w:rPr>
        <w:t xml:space="preserve"> </w:t>
      </w:r>
      <w:ins w:id="51" w:author="Schnell, Felix" w:date="2026-09-24T14:59:00Z" w16du:dateUtc="2026-09-24T12:59:00Z">
        <w:r w:rsidR="00687D5C">
          <w:rPr>
            <w:lang w:val="de-DE"/>
          </w:rPr>
          <w:t>V</w:t>
        </w:r>
      </w:ins>
      <w:del w:id="52" w:author="Schnell, Felix" w:date="2026-09-24T14:59:00Z" w16du:dateUtc="2026-09-24T12:59:00Z">
        <w:r w:rsidDel="00687D5C">
          <w:rPr>
            <w:lang w:val="de-DE"/>
          </w:rPr>
          <w:delText>v</w:delText>
        </w:r>
      </w:del>
      <w:r>
        <w:rPr>
          <w:lang w:val="de-DE"/>
        </w:rPr>
        <w:t xml:space="preserve">ermeidet er </w:t>
      </w:r>
      <w:ins w:id="53" w:author="Schnell, Felix" w:date="2026-09-24T14:59:00Z" w16du:dateUtc="2026-09-24T12:59:00Z">
        <w:r w:rsidR="00687D5C">
          <w:rPr>
            <w:lang w:val="de-DE"/>
          </w:rPr>
          <w:t xml:space="preserve">hingegen </w:t>
        </w:r>
      </w:ins>
      <w:r>
        <w:rPr>
          <w:lang w:val="de-DE"/>
        </w:rPr>
        <w:t xml:space="preserve">lediglich kurze </w:t>
      </w:r>
      <w:ins w:id="54" w:author="Schnell, Felix" w:date="2026-09-24T14:59:00Z" w16du:dateUtc="2026-09-24T12:59:00Z">
        <w:r w:rsidR="00687D5C">
          <w:rPr>
            <w:lang w:val="de-DE"/>
          </w:rPr>
          <w:t>Leistungsü</w:t>
        </w:r>
      </w:ins>
      <w:del w:id="55" w:author="Schnell, Felix" w:date="2026-09-24T14:59:00Z" w16du:dateUtc="2026-09-24T12:59:00Z">
        <w:r w:rsidDel="00687D5C">
          <w:rPr>
            <w:lang w:val="de-DE"/>
          </w:rPr>
          <w:delText>Ü</w:delText>
        </w:r>
      </w:del>
      <w:r>
        <w:rPr>
          <w:lang w:val="de-DE"/>
        </w:rPr>
        <w:t xml:space="preserve">berschreitungen, sinkt sein netzentgeltseitiger </w:t>
      </w:r>
      <w:del w:id="56" w:author="Schnell, Felix" w:date="2026-09-24T15:00:00Z" w16du:dateUtc="2026-09-24T13:00:00Z">
        <w:r w:rsidDel="00687D5C">
          <w:rPr>
            <w:lang w:val="de-DE"/>
          </w:rPr>
          <w:delText>Zusatzwert</w:delText>
        </w:r>
      </w:del>
      <w:ins w:id="57" w:author="Schnell, Felix" w:date="2026-09-24T15:00:00Z" w16du:dateUtc="2026-09-24T13:00:00Z">
        <w:r w:rsidR="00687D5C">
          <w:rPr>
            <w:lang w:val="de-DE"/>
          </w:rPr>
          <w:t>Nutzen</w:t>
        </w:r>
      </w:ins>
      <w:r>
        <w:rPr>
          <w:lang w:val="de-DE"/>
        </w:rPr>
        <w:t>. Welche Wirkung dominiert, wird im Modell geprüft.</w:t>
      </w:r>
      <w:r w:rsidR="00802C8C">
        <w:rPr>
          <w:lang w:val="de-DE"/>
        </w:rPr>
        <w:t xml:space="preserve"> </w:t>
      </w:r>
    </w:p>
    <w:p w14:paraId="4BB58FD6" w14:textId="147E082F" w:rsidR="00D1541E" w:rsidRPr="007128E8" w:rsidRDefault="009B6523">
      <w:pPr>
        <w:pStyle w:val="FirstParagraph"/>
        <w:rPr>
          <w:lang w:val="de-DE"/>
        </w:rPr>
      </w:pPr>
      <w:commentRangeStart w:id="58"/>
      <m:oMath>
        <m:r>
          <w:rPr>
            <w:rFonts w:ascii="Cambria Math" w:hAnsi="Cambria Math"/>
            <w:lang w:val="de-DE"/>
          </w:rPr>
          <m:t>h</m:t>
        </m:r>
        <m:r>
          <m:rPr>
            <m:sty m:val="p"/>
          </m:rPr>
          <w:rPr>
            <w:rFonts w:ascii="Cambria Math" w:hAnsi="Cambria Math"/>
            <w:lang w:val="de-DE"/>
          </w:rPr>
          <m:t>&gt;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KP/LP</m:t>
        </m:r>
        <m:r>
          <w:rPr>
            <w:rFonts w:ascii="Cambria Math" w:hAnsi="Cambria Math"/>
            <w:lang w:val="de-DE"/>
          </w:rPr>
          <m:t>h</m:t>
        </m:r>
        <m:r>
          <m:rPr>
            <m:sty m:val="p"/>
          </m:rPr>
          <w:rPr>
            <w:rFonts w:ascii="Cambria Math" w:hAnsi="Cambria Math"/>
            <w:lang w:val="de-DE"/>
          </w:rPr>
          <m:t>&lt;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commentRangeEnd w:id="58"/>
      <w:r w:rsidR="00687D5C" w:rsidRPr="007128E8">
        <w:rPr>
          <w:rStyle w:val="Kommentarzeichen"/>
          <w:sz w:val="24"/>
          <w:szCs w:val="24"/>
          <w:lang w:val="de-DE"/>
        </w:rPr>
        <w:commentReference w:id="58"/>
      </w:r>
    </w:p>
    <w:p w14:paraId="0F5BE8A0" w14:textId="77777777" w:rsidR="00D1541E" w:rsidRPr="007128E8" w:rsidRDefault="009B6523">
      <w:pPr>
        <w:pStyle w:val="berschrift2"/>
        <w:rPr>
          <w:lang w:val="de-DE"/>
        </w:rPr>
      </w:pPr>
      <w:bookmarkStart w:id="59" w:name="modell"/>
      <w:bookmarkEnd w:id="33"/>
      <w:r>
        <w:rPr>
          <w:lang w:val="de-DE"/>
        </w:rPr>
        <w:t>4 Modell</w:t>
      </w:r>
    </w:p>
    <w:p w14:paraId="6AE3ADFF" w14:textId="7226C769" w:rsidR="00802C8C" w:rsidRDefault="000A697F">
      <w:pPr>
        <w:pStyle w:val="FirstParagraph"/>
        <w:rPr>
          <w:lang w:val="de-DE"/>
        </w:rPr>
      </w:pPr>
      <w:bookmarkStart w:id="60" w:name="systemgrenze"/>
      <w:r>
        <w:rPr>
          <w:lang w:val="de-DE"/>
        </w:rPr>
        <w:t xml:space="preserve">Das lineare Modell umfasst Gesamtstrombezug, Wärmepumpe, Elektrodenkessel, Gaskessel und </w:t>
      </w:r>
      <w:commentRangeStart w:id="61"/>
      <w:commentRangeStart w:id="62"/>
      <w:commentRangeStart w:id="63"/>
      <w:r>
        <w:rPr>
          <w:lang w:val="de-DE"/>
        </w:rPr>
        <w:t>Wärmespeicher</w:t>
      </w:r>
      <w:commentRangeEnd w:id="61"/>
      <w:r w:rsidR="00687D5C">
        <w:rPr>
          <w:rStyle w:val="Kommentarzeichen"/>
          <w:sz w:val="24"/>
          <w:szCs w:val="24"/>
          <w:lang w:val="de-DE"/>
        </w:rPr>
        <w:commentReference w:id="61"/>
      </w:r>
      <w:commentRangeEnd w:id="62"/>
      <w:r w:rsidR="00687D5C">
        <w:rPr>
          <w:rStyle w:val="Kommentarzeichen"/>
          <w:sz w:val="24"/>
          <w:szCs w:val="24"/>
          <w:lang w:val="de-DE"/>
        </w:rPr>
        <w:commentReference w:id="62"/>
      </w:r>
      <w:commentRangeEnd w:id="63"/>
      <w:r w:rsidR="00687D5C">
        <w:rPr>
          <w:rStyle w:val="Kommentarzeichen"/>
          <w:sz w:val="24"/>
          <w:szCs w:val="24"/>
          <w:lang w:val="de-DE"/>
        </w:rPr>
        <w:commentReference w:id="63"/>
      </w:r>
      <w:r w:rsidR="00EF2B3F">
        <w:rPr>
          <w:lang w:val="de-DE"/>
        </w:rPr>
        <w:t>,</w:t>
      </w:r>
      <w:r>
        <w:rPr>
          <w:lang w:val="de-DE"/>
        </w:rPr>
        <w:t xml:space="preserve"> das Netzentgelt bezieht sich auf den Gesamt</w:t>
      </w:r>
      <w:ins w:id="64" w:author="Schnell, Felix" w:date="2026-09-24T15:00:00Z" w16du:dateUtc="2026-09-24T13:00:00Z">
        <w:r w:rsidR="00687D5C">
          <w:rPr>
            <w:lang w:val="de-DE"/>
          </w:rPr>
          <w:t>strom</w:t>
        </w:r>
      </w:ins>
      <w:r>
        <w:rPr>
          <w:lang w:val="de-DE"/>
        </w:rPr>
        <w:t>bezug. Damit sind Grundlast und Wärmeelektrifizierung im Kapazitätspreis nicht additiv separierbar.</w:t>
      </w:r>
    </w:p>
    <w:p w14:paraId="53F7FA78" w14:textId="7DB6DA5A" w:rsidR="00D1541E" w:rsidRPr="007128E8" w:rsidRDefault="00673496">
      <w:pPr>
        <w:pStyle w:val="FirstParagraph"/>
        <w:rPr>
          <w:lang w:val="de-DE"/>
        </w:rP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base,</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HP,</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EK,</m:t>
              </m:r>
              <m:r>
                <w:rPr>
                  <w:rFonts w:ascii="Cambria Math" w:hAnsi="Cambria Math"/>
                </w:rPr>
                <m:t>t</m:t>
              </m:r>
            </m:sub>
          </m:sSub>
          <w:commentRangeStart w:id="65"/>
          <w:commentRangeEnd w:id="65"/>
          <m:r>
            <m:rPr>
              <m:sty m:val="p"/>
            </m:rPr>
            <w:rPr>
              <w:rStyle w:val="Kommentarzeichen"/>
              <w:rFonts w:ascii="Cambria Math" w:hAnsi="Cambria Math"/>
              <w:sz w:val="24"/>
              <w:szCs w:val="24"/>
            </w:rPr>
            <w:commentReference w:id="65"/>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oMath>
      </m:oMathPara>
    </w:p>
    <w:p w14:paraId="6B50BE35" w14:textId="77777777" w:rsidR="007128E8" w:rsidRDefault="007128E8" w:rsidP="007128E8">
      <w:pPr>
        <w:pStyle w:val="Blocktext"/>
        <w:jc w:val="center"/>
        <w:rPr>
          <w:b/>
          <w:bCs/>
          <w:lang w:val="de-DE"/>
        </w:rPr>
      </w:pPr>
      <w:r>
        <w:rPr>
          <w:noProof/>
        </w:rPr>
        <w:lastRenderedPageBreak/>
        <w:drawing>
          <wp:inline distT="0" distB="0" distL="0" distR="0" wp14:anchorId="49B859EF" wp14:editId="3AAA2FC4">
            <wp:extent cx="3981450" cy="1967867"/>
            <wp:effectExtent l="0" t="0" r="0" b="0"/>
            <wp:docPr id="1789178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895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987366" cy="1970791"/>
                    </a:xfrm>
                    <a:prstGeom prst="rect">
                      <a:avLst/>
                    </a:prstGeom>
                  </pic:spPr>
                </pic:pic>
              </a:graphicData>
            </a:graphic>
          </wp:inline>
        </w:drawing>
      </w:r>
    </w:p>
    <w:p w14:paraId="139DF7AF" w14:textId="6044509D" w:rsidR="00D1541E" w:rsidRPr="00B348F1" w:rsidRDefault="009B6523" w:rsidP="00852142">
      <w:pPr>
        <w:pStyle w:val="Blocktext"/>
        <w:ind w:left="0" w:right="0"/>
        <w:rPr>
          <w:i/>
          <w:iCs/>
          <w:lang w:val="de-DE"/>
        </w:rPr>
      </w:pPr>
      <w:r w:rsidRPr="00B348F1">
        <w:rPr>
          <w:b/>
          <w:bCs/>
          <w:i/>
          <w:iCs/>
          <w:lang w:val="de-DE"/>
        </w:rPr>
        <w:t>Abb. 1:</w:t>
      </w:r>
      <w:r w:rsidRPr="00B348F1">
        <w:rPr>
          <w:i/>
          <w:iCs/>
          <w:lang w:val="de-DE"/>
        </w:rPr>
        <w:t xml:space="preserve"> Systemgrenze/Superstruktur: Grundlast, Wärmepumpe, Elektrodenkessel</w:t>
      </w:r>
      <w:r w:rsidR="00B348F1">
        <w:rPr>
          <w:i/>
          <w:iCs/>
          <w:lang w:val="de-DE"/>
        </w:rPr>
        <w:t>, Speicher</w:t>
      </w:r>
      <w:r w:rsidRPr="00B348F1">
        <w:rPr>
          <w:i/>
          <w:iCs/>
          <w:lang w:val="de-DE"/>
        </w:rPr>
        <w:t xml:space="preserve"> und Gaskessel speisen ein </w:t>
      </w:r>
      <w:commentRangeStart w:id="66"/>
      <w:commentRangeStart w:id="67"/>
      <w:r w:rsidRPr="00B348F1">
        <w:rPr>
          <w:i/>
          <w:iCs/>
          <w:lang w:val="de-DE"/>
        </w:rPr>
        <w:t>Prozesswärmeband</w:t>
      </w:r>
      <w:commentRangeEnd w:id="66"/>
      <w:r w:rsidR="00687D5C">
        <w:rPr>
          <w:rStyle w:val="Kommentarzeichen"/>
          <w:i/>
          <w:iCs/>
          <w:sz w:val="24"/>
          <w:szCs w:val="24"/>
          <w:lang w:val="de-DE"/>
        </w:rPr>
        <w:commentReference w:id="66"/>
      </w:r>
      <w:commentRangeEnd w:id="67"/>
      <w:r w:rsidR="00687D5C">
        <w:rPr>
          <w:rStyle w:val="Kommentarzeichen"/>
          <w:i/>
          <w:iCs/>
          <w:sz w:val="24"/>
          <w:szCs w:val="24"/>
          <w:lang w:val="de-DE"/>
        </w:rPr>
        <w:commentReference w:id="67"/>
      </w:r>
      <w:r w:rsidR="00EF2B3F">
        <w:rPr>
          <w:i/>
          <w:iCs/>
          <w:lang w:val="de-DE"/>
        </w:rPr>
        <w:t>,</w:t>
      </w:r>
      <w:r w:rsidRPr="00B348F1">
        <w:rPr>
          <w:i/>
          <w:iCs/>
          <w:lang w:val="de-DE"/>
        </w:rPr>
        <w:t xml:space="preserve"> das Netzentgelt gilt für den Gesamt</w:t>
      </w:r>
      <w:ins w:id="68" w:author="Schnell, Felix" w:date="2026-09-24T15:03:00Z" w16du:dateUtc="2026-09-24T13:03:00Z">
        <w:r w:rsidR="00687D5C">
          <w:rPr>
            <w:i/>
            <w:iCs/>
            <w:lang w:val="de-DE"/>
          </w:rPr>
          <w:t>strom</w:t>
        </w:r>
      </w:ins>
      <w:r w:rsidRPr="00B348F1">
        <w:rPr>
          <w:i/>
          <w:iCs/>
          <w:lang w:val="de-DE"/>
        </w:rPr>
        <w:t>netzbezug.</w:t>
      </w:r>
    </w:p>
    <w:p w14:paraId="4B276DC6" w14:textId="71BD8BC4" w:rsidR="00ED156B" w:rsidRPr="00ED156B" w:rsidRDefault="000A697F" w:rsidP="00ED156B">
      <w:pPr>
        <w:pStyle w:val="FirstParagraph"/>
        <w:rPr>
          <w:bCs/>
          <w:lang w:val="de-DE"/>
        </w:rPr>
      </w:pPr>
      <w:bookmarkStart w:id="69" w:name="temperaturbänder"/>
      <w:bookmarkEnd w:id="60"/>
      <w:r>
        <w:rPr>
          <w:bCs/>
          <w:lang w:val="de-DE"/>
        </w:rPr>
        <w:t>Modelliert wird ein einzelnes, generisches Prozesswärmeband je Standort, das durch Wärmepumpe, Elektrodenkessel, Gaskessel und Speicher gemeinsam bedient wird</w:t>
      </w:r>
      <w:r w:rsidR="00EF2B3F">
        <w:rPr>
          <w:bCs/>
          <w:lang w:val="de-DE"/>
        </w:rPr>
        <w:t>,</w:t>
      </w:r>
      <w:r>
        <w:rPr>
          <w:bCs/>
          <w:lang w:val="de-DE"/>
        </w:rPr>
        <w:t xml:space="preserve"> eine separate Aufteilung in Niedertemperatur-, Hochtemperatur- und </w:t>
      </w:r>
      <w:r w:rsidR="00802C8C">
        <w:rPr>
          <w:bCs/>
          <w:lang w:val="de-DE"/>
        </w:rPr>
        <w:t>Höchst</w:t>
      </w:r>
      <w:r>
        <w:rPr>
          <w:bCs/>
          <w:lang w:val="de-DE"/>
        </w:rPr>
        <w:t>temperatur-Bänder wird mangels belastbarer Bandtrennung in den Rohdaten nicht vorgenommen.</w:t>
      </w:r>
      <w:r w:rsidR="00ED156B">
        <w:rPr>
          <w:bCs/>
          <w:lang w:val="de-DE"/>
        </w:rPr>
      </w:r>
      <w:r w:rsidR="00ED156B" w:rsidRPr="00ED156B">
        <w:rPr>
          <w:bCs/>
          <w:lang w:val="de-DE"/>
        </w:rPr>
      </w:r>
      <m:oMath>
        <m:sSub>
          <m:sSubPr>
            <m:ctrlPr>
              <w:rPr>
                <w:rFonts w:ascii="Cambria Math" w:hAnsi="Cambria Math"/>
              </w:rPr>
            </m:ctrlPr>
          </m:sSubPr>
          <m:e>
            <m:r>
              <w:rPr>
                <w:rFonts w:ascii="Cambria Math" w:hAnsi="Cambria Math"/>
              </w:rPr>
              <m:t>Q</m:t>
            </m:r>
          </m:e>
          <m:sub>
            <m:r>
              <m:rPr>
                <m:sty m:val="p"/>
              </m:rPr>
              <w:rPr>
                <w:rFonts w:ascii="Cambria Math" w:hAnsi="Cambria Math"/>
                <w:lang w:val="de-DE"/>
              </w:rPr>
              <m:t>HT,</m:t>
            </m:r>
            <m:r>
              <w:rPr>
                <w:rFonts w:ascii="Cambria Math" w:hAnsi="Cambria Math"/>
              </w:rPr>
              <m:t>t</m:t>
            </m:r>
          </m:sub>
        </m:sSub>
      </m:oMath>
      <w:r w:rsidR="00ED156B" w:rsidRPr="00ED156B">
        <w:rPr>
          <w:bCs/>
          <w:lang w:val="de-DE"/>
        </w:rPr>
      </w:r>
      <m:oMath>
        <m:sSub>
          <m:sSubPr>
            <m:ctrlPr>
              <w:rPr>
                <w:rFonts w:ascii="Cambria Math" w:hAnsi="Cambria Math"/>
              </w:rPr>
            </m:ctrlPr>
          </m:sSubPr>
          <m:e>
            <m:r>
              <m:rPr>
                <m:sty m:val="p"/>
              </m:rPr>
              <w:rPr>
                <w:rFonts w:ascii="Cambria Math" w:hAnsi="Cambria Math"/>
                <w:lang w:val="de-DE"/>
              </w:rPr>
              <m:t>COP</m:t>
            </m:r>
          </m:e>
          <m:sub>
            <m:r>
              <m:rPr>
                <m:sty m:val="p"/>
              </m:rPr>
              <w:rPr>
                <w:rFonts w:ascii="Cambria Math" w:hAnsi="Cambria Math"/>
                <w:lang w:val="de-DE"/>
              </w:rPr>
              <m:t>pre</m:t>
            </m:r>
          </m:sub>
        </m:sSub>
      </m:oMath>
      <w:r w:rsidR="00ED156B" w:rsidRPr="00ED156B">
        <w:rPr>
          <w:rFonts w:eastAsiaTheme="minorEastAsia"/>
          <w:lang w:val="de-DE"/>
        </w:rPr>
      </w:r>
      <w:r w:rsidR="00ED156B" w:rsidRPr="00ED156B">
        <w:rPr>
          <w:bCs/>
          <w:lang w:val="de-DE"/>
        </w:rPr>
      </w:r>
    </w:p>
    <w:p w14:paraId="607AAE88" w14:textId="7C75FFB4" w:rsidR="00B348F1" w:rsidRDefault="00673496" w:rsidP="00B348F1">
      <w:pPr>
        <w:pStyle w:val="FirstParagraph"/>
        <w:jc w:val="center"/>
        <w:rPr>
          <w:rFonts w:eastAsiaTheme="minorEastAsia"/>
          <w:lang w:val="de-DE"/>
        </w:rPr>
      </w:pPr>
      <w:bookmarkStart w:id="70" w:name="modellklasse"/>
      <w:bookmarkEnd w:id="69"/>
    </w:p>
    <w:p w14:paraId="1D3577F9" w14:textId="5A7D5B7E" w:rsidR="00B348F1" w:rsidRDefault="000A697F" w:rsidP="000A697F">
      <w:pPr>
        <w:pStyle w:val="FirstParagraph"/>
        <w:rPr>
          <w:lang w:val="de-DE"/>
        </w:rPr>
      </w:pPr>
      <w:r>
        <w:rPr>
          <w:lang w:val="de-DE"/>
        </w:rPr>
        <w:t>Das Modell ist ein kontinuierliches LP mit Perfect Foresight, stündlicher Auflösung, einem Kalenderjahr und zyklisch geschlossenem Speicher</w:t>
      </w:r>
      <w:r w:rsidR="00EF2B3F">
        <w:rPr>
          <w:lang w:val="de-DE"/>
        </w:rPr>
        <w:t>,</w:t>
      </w:r>
      <w:r>
        <w:rPr>
          <w:lang w:val="de-DE"/>
        </w:rPr>
        <w:t xml:space="preserve"> für zwei Standorte (Chemie, Papier) wird die Auflösung zusätzlich mit 15-min-Zeitreihen validiert (Abschn. 5). Zeitreihen werden nicht aggregiert [11]. Die kontinuierliche Formulierung bleibt wegen der zugrunde liegenden Monotonie ohne Binärvariablen LP-exakt.</w:t>
      </w:r>
      <w:r w:rsidR="00B348F1">
        <w:rPr>
          <w:lang w:val="de-DE"/>
        </w:rPr>
        <w:t xml:space="preserve"> </w:t>
      </w:r>
    </w:p>
    <w:p w14:paraId="10B13627" w14:textId="0B9639D6" w:rsidR="00D1541E" w:rsidRDefault="00673496" w:rsidP="000A697F">
      <w:pPr>
        <w:pStyle w:val="FirstParagraph"/>
        <w:rPr>
          <w:lang w:val="de-DE"/>
        </w:rPr>
      </w:pPr>
      <m:oMathPara>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r>
                <w:rPr>
                  <w:rFonts w:ascii="Cambria Math" w:hAnsi="Cambria Math"/>
                </w:rPr>
                <m:t>C</m:t>
              </m:r>
            </m:e>
          </m:d>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lang w:val="de-DE"/>
                </w:rPr>
                <m:t>2</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oMath>
      </m:oMathPara>
      <w:bookmarkStart w:id="71" w:name="zielfunktion"/>
      <w:bookmarkEnd w:id="70"/>
    </w:p>
    <w:p w14:paraId="79773D46" w14:textId="6A00FE61" w:rsidR="00D1541E" w:rsidRPr="007128E8" w:rsidRDefault="000A697F" w:rsidP="000A697F">
      <w:pPr>
        <w:pStyle w:val="Textkrper"/>
        <w:rPr>
          <w:lang w:val="de-DE"/>
        </w:rPr>
      </w:pPr>
      <w:r>
        <w:rPr>
          <w:lang w:val="de-DE"/>
        </w:rPr>
        <w:t>Minimiert werden annuisiertes CAPEX, Strom-, Gas-, CO₂-, Netzentgelt- und fixe O&amp;M-Kosten [13, 14, 25, 26]. Die Gaskessel-Variable bildet die bereitgestellte Nutzwärme ab</w:t>
      </w:r>
      <w:r w:rsidR="00EF2B3F">
        <w:rPr>
          <w:lang w:val="de-DE"/>
        </w:rPr>
        <w:t>,</w:t>
      </w:r>
      <w:r>
        <w:rPr>
          <w:lang w:val="de-DE"/>
        </w:rPr>
        <w:t xml:space="preserve"> der zugehörige Brennstoffbedarf ergibt sich aus der Division durch den Kesselwirkungsgrad </w:t>
      </w:r>
      <w:commentRangeStart w:id="72"/>
      <w:r>
        <w:rPr>
          <w:lang w:val="de-DE"/>
        </w:rPr>
        <w:t>η_GB</w:t>
      </w:r>
      <w:commentRangeEnd w:id="72"/>
      <w:r w:rsidR="000E3034">
        <w:rPr>
          <w:rStyle w:val="Kommentarzeichen"/>
          <w:sz w:val="24"/>
          <w:szCs w:val="24"/>
          <w:lang w:val="de-DE"/>
        </w:rPr>
        <w:commentReference w:id="72"/>
      </w:r>
      <w:r>
        <w:rPr>
          <w:lang w:val="de-DE"/>
        </w:rPr>
        <w:t xml:space="preserve"> = 0,9, sodass </w:t>
      </w:r>
      <w:ins w:id="73" w:author="Schnell, Felix" w:date="2026-09-24T15:06:00Z" w16du:dateUtc="2026-09-24T13:06:00Z">
        <w:r w:rsidR="000E3034">
          <w:rPr>
            <w:lang w:val="de-DE"/>
          </w:rPr>
          <w:t>Erdg</w:t>
        </w:r>
      </w:ins>
      <w:del w:id="74" w:author="Schnell, Felix" w:date="2026-09-24T15:06:00Z" w16du:dateUtc="2026-09-24T13:06:00Z">
        <w:r w:rsidDel="000E3034">
          <w:rPr>
            <w:lang w:val="de-DE"/>
          </w:rPr>
          <w:delText>G</w:delText>
        </w:r>
      </w:del>
      <w:r>
        <w:rPr>
          <w:lang w:val="de-DE"/>
        </w:rPr>
        <w:t>Gas- und CO₂-Kosten den tatsächlichen Brennstoffeinsatz und nicht die Nutzwärme direkt bepreisen. AgNes und StromNEV werden nach den in Abschnitt 2 beschriebenen Tarifregeln abgebildet</w:t>
      </w:r>
      <w:r w:rsidR="00EF2B3F">
        <w:rPr>
          <w:lang w:val="de-DE"/>
        </w:rPr>
        <w:t>,</w:t>
      </w:r>
      <w:r>
        <w:rPr>
          <w:lang w:val="de-DE"/>
        </w:rPr>
        <w:t xml:space="preserve"> für StromNEV wird nur Regimekonsistenz verlangt, </w:t>
      </w:r>
      <w:commentRangeStart w:id="75"/>
      <w:r>
        <w:rPr>
          <w:lang w:val="de-DE"/>
        </w:rPr>
        <w:t>nicht Exaktheit der Abbildung</w:t>
      </w:r>
      <w:commentRangeEnd w:id="75"/>
      <w:r w:rsidR="000E3034">
        <w:rPr>
          <w:rStyle w:val="Kommentarzeichen"/>
          <w:sz w:val="24"/>
          <w:szCs w:val="24"/>
          <w:lang w:val="de-DE"/>
        </w:rPr>
        <w:commentReference w:id="75"/>
      </w:r>
      <w:r>
        <w:rPr>
          <w:lang w:val="de-DE"/>
        </w:rPr>
        <w:t>.</w:t>
      </w:r>
    </w:p>
    <w:p w14:paraId="6E768EBA" w14:textId="77777777" w:rsidR="00E171F2" w:rsidRDefault="009B6523">
      <w:pPr>
        <w:pStyle w:val="FirstParagraph"/>
        <w:rPr>
          <w:lang w:val="de-DE"/>
        </w:rPr>
      </w:pPr>
      <w:bookmarkStart w:id="76" w:name="entgeltregime"/>
      <w:bookmarkEnd w:id="71"/>
      <w:r>
        <w:rPr>
          <w:b/>
          <w:bCs/>
          <w:lang w:val="de-DE"/>
        </w:rPr>
        <w:t>AgNes:</w:t>
      </w:r>
      <w:r>
        <w:rPr>
          <w:lang w:val="de-DE"/>
        </w:rPr>
        <w:t xml:space="preserve"> </w:t>
      </w:r>
      <m:oMath>
        <m:r>
          <w:rPr>
            <w:rFonts w:ascii="Cambria Math" w:hAnsi="Cambria Math"/>
          </w:rPr>
          <m:t>F</m:t>
        </m:r>
        <m:r>
          <m:rPr>
            <m:sty m:val="p"/>
          </m:rPr>
          <w:rPr>
            <w:rFonts w:ascii="Cambria Math" w:hAnsi="Cambria Math"/>
            <w:lang w:val="de-DE"/>
          </w:rPr>
          <m:t>=KP</m:t>
        </m:r>
        <m:r>
          <w:rPr>
            <w:rFonts w:ascii="Cambria Math" w:hAnsi="Cambria Math"/>
            <w:lang w:val="de-DE"/>
          </w:rPr>
          <m:t> </m:t>
        </m:r>
        <m:r>
          <w:rPr>
            <w:rFonts w:ascii="Cambria Math" w:hAnsi="Cambria Math"/>
          </w:rPr>
          <m:t>C</m:t>
        </m:r>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E</m:t>
            </m:r>
          </m:e>
          <m:sub>
            <m:r>
              <w:rPr>
                <w:rFonts w:ascii="Cambria Math" w:hAnsi="Cambria Math"/>
                <w:lang w:val="de-DE"/>
              </w:rPr>
              <m:t>1</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Pr>
          <w:lang w:val="de-DE"/>
        </w:rPr>
        <w:t xml:space="preserve"> mit </w:t>
      </w:r>
      <m:oMath>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oMath>
      <w:r>
        <w:rPr>
          <w:lang w:val="de-DE"/>
        </w:rPr>
        <w:t xml:space="preserve">. </w:t>
      </w:r>
    </w:p>
    <w:p w14:paraId="7ACB3753" w14:textId="77777777" w:rsidR="00802C8C" w:rsidRDefault="009B6523" w:rsidP="00822935">
      <w:pPr>
        <w:pStyle w:val="FirstParagraph"/>
        <w:rPr>
          <w:lang w:val="de-DE"/>
        </w:rPr>
      </w:pPr>
      <w:r>
        <w:rPr>
          <w:b/>
          <w:bCs/>
          <w:lang w:val="de-DE"/>
        </w:rPr>
        <w:t>StromNEV:</w:t>
      </w:r>
      <w:r>
        <w:rPr>
          <w:lang w:val="de-DE"/>
        </w:rPr>
        <w:t xml:space="preserve"> je Tarifpaar ein Leistungspreis, anschließend Konsistenzprüfung </w:t>
      </w:r>
    </w:p>
    <w:p w14:paraId="562DC8BD" w14:textId="5737FC16" w:rsidR="00802C8C" w:rsidRPr="00802C8C" w:rsidRDefault="009B6523" w:rsidP="00822935">
      <w:pPr>
        <w:pStyle w:val="FirstParagraph"/>
        <w:rPr>
          <w:rFonts w:eastAsiaTheme="minorEastAsia"/>
          <w:lang w:val="de-DE"/>
        </w:rPr>
      </w:pPr>
      <w:r>
        <w:rPr>
          <w:lang w:val="de-DE"/>
        </w:rPr>
        <w:t>(</w:t>
      </w:r>
      <m:oMath>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max</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00EF2B3F">
        <w:rPr>
          <w:lang w:val="de-DE"/>
        </w:rPr>
        <w:t>,</w:t>
      </w:r>
      <w:r>
        <w:rPr>
          <w:lang w:val="de-DE"/>
        </w:rPr>
        <w:t xml:space="preserve"> realisierte Benutzungsdauer im zum Paar gehörenden Bereich). </w:t>
      </w:r>
    </w:p>
    <w:p w14:paraId="3D230906" w14:textId="66A3520B" w:rsidR="00822935" w:rsidRPr="00822935" w:rsidRDefault="009B6523" w:rsidP="00822935">
      <w:pPr>
        <w:pStyle w:val="FirstParagraph"/>
        <w:rPr>
          <w:lang w:val="de-DE"/>
        </w:rPr>
      </w:pPr>
      <w:r>
        <w:rPr>
          <w:lang w:val="de-DE"/>
        </w:rPr>
        <w:t>Nur konsistente Läufe werden gewertet</w:t>
      </w:r>
      <w:r w:rsidR="00EF2B3F">
        <w:rPr>
          <w:lang w:val="de-DE"/>
        </w:rPr>
        <w:t>,</w:t>
      </w:r>
      <w:r>
        <w:rPr>
          <w:lang w:val="de-DE"/>
        </w:rPr>
        <w:t xml:space="preserve"> </w:t>
      </w:r>
      <w:commentRangeStart w:id="77"/>
      <w:r>
        <w:rPr>
          <w:lang w:val="de-DE"/>
        </w:rPr>
        <w:t>Mehrdeutigkeit wird als</w:t>
      </w:r>
      <w:r w:rsidR="00E31921">
        <w:rPr>
          <w:lang w:val="de-DE"/>
        </w:rPr>
        <w:t xml:space="preserve"> </w:t>
      </w:r>
      <m:oMath>
        <m:sSub>
          <m:sSubPr>
            <m:ctrlPr>
              <w:rPr>
                <w:rFonts w:ascii="Cambria Math" w:hAnsi="Cambria Math"/>
              </w:rPr>
            </m:ctrlPr>
          </m:sSubPr>
          <m:e>
            <m:r>
              <w:rPr>
                <w:rFonts w:ascii="Cambria Math" w:hAnsi="Cambria Math"/>
              </w:rPr>
              <m:t>tariff</m:t>
            </m:r>
          </m:e>
          <m:sub>
            <m:r>
              <m:rPr>
                <m:sty m:val="p"/>
              </m:rPr>
              <w:rPr>
                <w:rFonts w:ascii="Cambria Math" w:hAnsi="Cambria Math"/>
                <w:lang w:val="de-DE"/>
              </w:rPr>
              <m:t>ambiguous</m:t>
            </m:r>
          </m:sub>
        </m:sSub>
      </m:oMath>
      <w:r>
        <w:rPr>
          <w:lang w:val="de-DE"/>
        </w:rPr>
        <w:t xml:space="preserve"> tariff_ambiguous </w:t>
      </w:r>
      <w:commentRangeEnd w:id="77"/>
      <w:r w:rsidR="000E3034">
        <w:rPr>
          <w:rStyle w:val="Kommentarzeichen"/>
          <w:sz w:val="24"/>
          <w:szCs w:val="24"/>
          <w:lang w:val="de-DE"/>
        </w:rPr>
        <w:commentReference w:id="77"/>
      </w:r>
      <w:r>
        <w:rPr>
          <w:lang w:val="de-DE"/>
        </w:rPr>
        <w:t xml:space="preserve">. Für die StromNEV-Abbildung wird ausdrücklich </w:t>
      </w:r>
      <w:r>
        <w:rPr>
          <w:bCs/>
          <w:lang w:val="de-DE"/>
        </w:rPr>
        <w:t>kein Exaktheitsanspruch</w:t>
      </w:r>
      <w:r>
        <w:rPr>
          <w:lang w:val="de-DE"/>
        </w:rPr>
        <w:t xml:space="preserve"> erhoben, sondern Vergleichbarkeit auf Regimeebene angestrebt: Beide StromNEV-Tarifpaare werden unabhängig optimiert, das günstigere (niedrigere Zielfunktion) wird berichtet, und tariff_ambiguous markiert Läufe, deren realisierte Benutzungsdauer nicht eindeutig im Bereich des gewählten Paares liegt.</w:t>
      </w:r>
      <w:bookmarkStart w:id="78" w:name="untersuchungsdesign-fälle-und-daten"/>
      <w:bookmarkEnd w:id="59"/>
      <w:bookmarkEnd w:id="76"/>
      <w:r w:rsidR="00E31921">
        <w:rPr>
          <w:lang w:val="de-DE"/>
        </w:rPr>
        <w:t xml:space="preserve"> </w:t>
      </w:r>
      <w:r w:rsidR="00822935">
        <w:rPr>
          <w:lang w:val="de-DE"/>
        </w:rPr>
        <w:t>Die Fallstudie umfasst vier gemessene Fabriklastgänge aus Lebensmittel</w:t>
      </w:r>
      <w:ins w:id="79" w:author="Schnell, Felix" w:date="2026-09-24T15:08:00Z" w16du:dateUtc="2026-09-24T13:08:00Z">
        <w:r w:rsidR="000E3034">
          <w:rPr>
            <w:lang w:val="de-DE"/>
          </w:rPr>
          <w:t>-</w:t>
        </w:r>
      </w:ins>
      <w:r w:rsidR="00822935">
        <w:rPr>
          <w:lang w:val="de-DE"/>
        </w:rPr>
        <w:t>, Chemie</w:t>
      </w:r>
      <w:ins w:id="80" w:author="Schnell, Felix" w:date="2026-09-24T15:08:00Z" w16du:dateUtc="2026-09-24T13:08:00Z">
        <w:r w:rsidR="000E3034">
          <w:rPr>
            <w:lang w:val="de-DE"/>
          </w:rPr>
          <w:t>-</w:t>
        </w:r>
      </w:ins>
      <w:r w:rsidR="00822935">
        <w:rPr>
          <w:lang w:val="de-DE"/>
        </w:rPr>
        <w:t>, Metall</w:t>
      </w:r>
      <w:ins w:id="81" w:author="Schnell, Felix" w:date="2026-09-24T15:08:00Z" w16du:dateUtc="2026-09-24T13:08:00Z">
        <w:r w:rsidR="000E3034">
          <w:rPr>
            <w:lang w:val="de-DE"/>
          </w:rPr>
          <w:t>-</w:t>
        </w:r>
      </w:ins>
      <w:r w:rsidR="00822935">
        <w:rPr>
          <w:lang w:val="de-DE"/>
        </w:rPr>
        <w:t xml:space="preserve"> und Papier</w:t>
      </w:r>
      <w:ins w:id="82" w:author="Schnell, Felix" w:date="2026-09-24T15:08:00Z" w16du:dateUtc="2026-09-24T13:08:00Z">
        <w:r w:rsidR="000E3034">
          <w:rPr>
            <w:lang w:val="de-DE"/>
          </w:rPr>
          <w:t>industrie</w:t>
        </w:r>
      </w:ins>
      <w:r w:rsidR="00822935">
        <w:rPr>
          <w:lang w:val="de-DE"/>
        </w:rPr>
        <w:t xml:space="preserve">. Drei Fälle verwenden </w:t>
      </w:r>
      <w:commentRangeStart w:id="83"/>
      <w:r w:rsidR="00822935">
        <w:rPr>
          <w:lang w:val="de-DE"/>
        </w:rPr>
        <w:t>2023</w:t>
      </w:r>
      <w:commentRangeEnd w:id="83"/>
      <w:r w:rsidR="000E3034">
        <w:rPr>
          <w:rStyle w:val="Kommentarzeichen"/>
          <w:sz w:val="24"/>
          <w:szCs w:val="24"/>
          <w:lang w:val="de-DE"/>
        </w:rPr>
        <w:commentReference w:id="83"/>
      </w:r>
      <w:r w:rsidR="00822935">
        <w:rPr>
          <w:lang w:val="de-DE"/>
        </w:rPr>
        <w:t>, der Chemiefall 2024</w:t>
      </w:r>
      <w:r w:rsidR="00EF2B3F">
        <w:rPr>
          <w:lang w:val="de-DE"/>
        </w:rPr>
        <w:t>,</w:t>
      </w:r>
      <w:r w:rsidR="00822935">
        <w:rPr>
          <w:lang w:val="de-DE"/>
        </w:rPr>
        <w:t xml:space="preserve"> Vergleiche erfolgen daher primär innerhalb des jeweiligen Standorts.</w:t>
      </w:r>
    </w:p>
    <w:p w14:paraId="041DFBF5" w14:textId="0EF2A6DC" w:rsidR="00822935" w:rsidRPr="00822935" w:rsidRDefault="00822935" w:rsidP="00822935">
      <w:pPr>
        <w:pStyle w:val="FirstParagraph"/>
        <w:rPr>
          <w:lang w:val="de-DE"/>
        </w:rPr>
      </w:pPr>
      <w:r>
        <w:rPr>
          <w:lang w:val="de-DE"/>
        </w:rPr>
        <w:t>Day-Ahead-Stundenpreise werden im Kernmodell direkt auf die stündliche Auflösung angewendet</w:t>
      </w:r>
      <w:r w:rsidR="00EF2B3F">
        <w:rPr>
          <w:lang w:val="de-DE"/>
        </w:rPr>
        <w:t>,</w:t>
      </w:r>
      <w:r>
        <w:rPr>
          <w:lang w:val="de-DE"/>
        </w:rPr>
        <w:t xml:space="preserve"> in der 15-min-Validierung (Chemie, Papier) werden sie auf die 15-min-</w:t>
      </w:r>
      <w:r>
        <w:rPr>
          <w:lang w:val="de-DE"/>
        </w:rPr>
        <w:lastRenderedPageBreak/>
        <w:t xml:space="preserve">Intervalle repliziert, was mögliche </w:t>
      </w:r>
      <w:commentRangeStart w:id="84"/>
      <w:r>
        <w:rPr>
          <w:lang w:val="de-DE"/>
        </w:rPr>
        <w:t xml:space="preserve">Intraday-Arbitrage </w:t>
      </w:r>
      <w:commentRangeEnd w:id="84"/>
      <w:r w:rsidR="000E3034">
        <w:rPr>
          <w:rStyle w:val="Kommentarzeichen"/>
          <w:sz w:val="24"/>
          <w:szCs w:val="24"/>
          <w:lang w:val="de-DE"/>
        </w:rPr>
        <w:commentReference w:id="84"/>
      </w:r>
      <w:r>
        <w:rPr>
          <w:lang w:val="de-DE"/>
        </w:rPr>
        <w:t xml:space="preserve">unterschätzt. Die </w:t>
      </w:r>
      <w:commentRangeStart w:id="85"/>
      <w:r>
        <w:rPr>
          <w:lang w:val="de-DE"/>
        </w:rPr>
        <w:t xml:space="preserve">Spannungsebene </w:t>
      </w:r>
      <w:commentRangeEnd w:id="85"/>
      <w:r w:rsidR="000E3034">
        <w:rPr>
          <w:rStyle w:val="Kommentarzeichen"/>
          <w:sz w:val="24"/>
          <w:szCs w:val="24"/>
          <w:lang w:val="de-DE"/>
        </w:rPr>
        <w:commentReference w:id="85"/>
      </w:r>
      <w:r>
        <w:rPr>
          <w:lang w:val="de-DE"/>
        </w:rPr>
        <w:t xml:space="preserve">wird aus der Ist-Höchstlast bestimmt und </w:t>
      </w:r>
      <w:commentRangeStart w:id="86"/>
      <w:r>
        <w:rPr>
          <w:lang w:val="de-DE"/>
        </w:rPr>
        <w:t>fixiert</w:t>
      </w:r>
      <w:commentRangeEnd w:id="86"/>
      <w:r w:rsidR="000E3034">
        <w:rPr>
          <w:rStyle w:val="Kommentarzeichen"/>
          <w:sz w:val="24"/>
          <w:szCs w:val="24"/>
          <w:lang w:val="de-DE"/>
        </w:rPr>
        <w:commentReference w:id="86"/>
      </w:r>
      <w:r>
        <w:rPr>
          <w:lang w:val="de-DE"/>
        </w:rPr>
        <w:t xml:space="preserve">. </w:t>
      </w:r>
      <w:commentRangeStart w:id="87"/>
      <w:r>
        <w:rPr>
          <w:lang w:val="de-DE"/>
        </w:rPr>
        <w:t xml:space="preserve">Bandanteile </w:t>
      </w:r>
      <w:commentRangeEnd w:id="87"/>
      <w:r w:rsidR="000E3034">
        <w:rPr>
          <w:rStyle w:val="Kommentarzeichen"/>
          <w:sz w:val="24"/>
          <w:szCs w:val="24"/>
          <w:lang w:val="de-DE"/>
        </w:rPr>
        <w:commentReference w:id="87"/>
      </w:r>
      <w:r>
        <w:rPr>
          <w:lang w:val="de-DE"/>
        </w:rPr>
        <w:t>werden prozessbasiert zugeordnet und mit ±10 Prozentpunkten variiert.</w:t>
      </w:r>
    </w:p>
    <w:p w14:paraId="1CD09DD1" w14:textId="098DCE69" w:rsidR="00B348F1" w:rsidRDefault="00822935" w:rsidP="00822935">
      <w:pPr>
        <w:pStyle w:val="FirstParagraph"/>
        <w:rPr>
          <w:rFonts w:eastAsiaTheme="minorEastAsia"/>
          <w:lang w:val="de-DE"/>
        </w:rPr>
      </w:pPr>
      <w:r>
        <w:rPr>
          <w:lang w:val="de-DE"/>
        </w:rPr>
        <w:t>Die Kostenwirkung wird in evaluate (Anlagenkapazitäten und Bestellkapazität C fix, Betrieb frei), redispatch (nur Anlagenkapazitäten fix, C und Betrieb frei) und optimize (alles frei) zerlegt; der Betrieb wird in keiner Stufe fixiert, sodass die evaluate-Stufe bereits eine Betriebsanpassung enthält. Zusätzlich wird ein 2×2-Design aus {StromNEV, AgNes} × {Fixpreis, Day-Ahead} gerechnet</w:t>
      </w:r>
      <w:r w:rsidR="00EF2B3F">
        <w:rPr>
          <w:lang w:val="de-DE"/>
        </w:rPr>
        <w:t>,</w:t>
      </w:r>
      <w:r>
        <w:rPr>
          <w:lang w:val="de-DE"/>
        </w:rPr>
        <w:t xml:space="preserve"> der Interaktionsterm ist eine deterministische Szenariodifferenz.</w:t>
      </w:r>
    </w:p>
    <w:p w14:paraId="0D579224" w14:textId="006E26BC" w:rsidR="00822935" w:rsidRPr="00822935" w:rsidRDefault="00673496" w:rsidP="00822935">
      <w:pPr>
        <w:pStyle w:val="FirstParagraph"/>
        <w:rPr>
          <w:lang w:val="de-DE"/>
        </w:rPr>
      </w:pPr>
      <m:oMathPara>
        <m:oMath>
          <m:sSub>
            <m:sSubPr>
              <m:ctrlPr>
                <w:rPr>
                  <w:rFonts w:ascii="Cambria Math" w:hAnsi="Cambria Math"/>
                </w:rPr>
              </m:ctrlPr>
            </m:sSubPr>
            <m:e>
              <m:r>
                <w:rPr>
                  <w:rFonts w:ascii="Cambria Math" w:hAnsi="Cambria Math"/>
                </w:rPr>
                <m:t>Δ</m:t>
              </m:r>
            </m:e>
            <m:sub>
              <m:r>
                <m:rPr>
                  <m:sty m:val="p"/>
                </m:rPr>
                <w:rPr>
                  <w:rFonts w:ascii="Cambria Math" w:hAnsi="Cambria Math"/>
                  <w:lang w:val="de-DE"/>
                </w:rPr>
                <m:t>total</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mech</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disp</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design</m:t>
              </m:r>
            </m:sub>
          </m:sSub>
          <m:sSub>
            <m:sSubPr>
              <m:ctrlPr>
                <w:rPr>
                  <w:rFonts w:ascii="Cambria Math" w:hAnsi="Cambria Math"/>
                </w:rPr>
              </m:ctrlPr>
            </m:sSubPr>
            <m:e>
              <m:r>
                <w:rPr>
                  <w:rFonts w:ascii="Cambria Math" w:hAnsi="Cambria Math"/>
                </w:rPr>
                <m:t>Δ</m:t>
              </m:r>
            </m:e>
            <m:sub>
              <m:r>
                <m:rPr>
                  <m:sty m:val="p"/>
                </m:rPr>
                <w:rPr>
                  <w:rFonts w:ascii="Cambria Math" w:hAnsi="Cambria Math"/>
                  <w:lang w:val="de-DE"/>
                </w:rPr>
                <m:t>inter</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10</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00</m:t>
              </m:r>
            </m:sub>
          </m:sSub>
        </m:oMath>
      </m:oMathPara>
    </w:p>
    <w:p w14:paraId="4A1C1C20" w14:textId="77777777" w:rsidR="00B348F1" w:rsidRDefault="00822935" w:rsidP="00822935">
      <w:pPr>
        <w:pStyle w:val="FirstParagraph"/>
        <w:rPr>
          <w:lang w:val="de-DE"/>
        </w:rPr>
      </w:pPr>
      <w:r>
        <w:rPr>
          <w:lang w:val="de-DE"/>
        </w:rPr>
        <w:t>Das Kostenmaß ist inkrementell: BASE beschreibt denselben Standort ohne modellierte Wärmeversorgung im gleichen Regime. Eine verursachungsgerechte Aufteilung des Kapazitätspreises auf Grund- und Wärmelast ist nicht möglich.</w:t>
      </w:r>
    </w:p>
    <w:p w14:paraId="738E2207" w14:textId="0A431227" w:rsidR="00822935" w:rsidRPr="00822935" w:rsidRDefault="00673496" w:rsidP="00822935">
      <w:pPr>
        <w:pStyle w:val="FirstParagraph"/>
        <w:rPr>
          <w:lang w:val="de-DE"/>
        </w:rPr>
      </w:pPr>
      <m:oMathPara>
        <m:oMath>
          <m:sSub>
            <m:sSubPr>
              <m:ctrlPr>
                <w:rPr>
                  <w:rFonts w:ascii="Cambria Math" w:hAnsi="Cambria Math"/>
                </w:rPr>
              </m:ctrlPr>
            </m:sSubPr>
            <m:e>
              <w:commentRangeStart w:id="88"/>
              <m:r>
                <m:rPr>
                  <m:sty m:val="p"/>
                </m:rPr>
                <w:rPr>
                  <w:rFonts w:ascii="Cambria Math" w:hAnsi="Cambria Math"/>
                  <w:lang w:val="de-DE"/>
                </w:rPr>
                <m:t>LCOH</m:t>
              </m:r>
              <w:commentRangeEnd w:id="88"/>
              <m:r>
                <m:rPr>
                  <m:sty m:val="p"/>
                </m:rPr>
                <w:rPr>
                  <w:rStyle w:val="Kommentarzeichen"/>
                  <w:rFonts w:ascii="Cambria Math" w:hAnsi="Cambria Math"/>
                  <w:sz w:val="24"/>
                  <w:szCs w:val="24"/>
                </w:rPr>
                <w:commentReference w:id="88"/>
              </m:r>
            </m:e>
            <m:sub>
              <m:r>
                <m:rPr>
                  <m:sty m:val="p"/>
                </m:rPr>
                <w:rPr>
                  <w:rFonts w:ascii="Cambria Math" w:hAnsi="Cambria Math"/>
                  <w:lang w:val="de-DE"/>
                </w:rPr>
                <m:t>inc</m:t>
              </m:r>
            </m:sub>
          </m:sSub>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lang w:val="de-DE"/>
                    </w:rPr>
                    <m:t>site</m:t>
                  </m:r>
                </m:sub>
              </m:sSub>
              <m:r>
                <m:rPr>
                  <m:sty m:val="p"/>
                </m:rPr>
                <w:rPr>
                  <w:rFonts w:ascii="Cambria Math" w:hAnsi="Cambria Math"/>
                  <w:lang w:val="de-DE"/>
                </w:rPr>
                <m:t>-</m:t>
              </m:r>
              <m:sSub>
                <m:sSubPr>
                  <m:ctrlPr>
                    <w:rPr>
                      <w:rFonts w:ascii="Cambria Math" w:hAnsi="Cambria Math"/>
                    </w:rPr>
                  </m:ctrlPr>
                </m:sSubPr>
                <m:e>
                  <m:r>
                    <w:rPr>
                      <w:rFonts w:ascii="Cambria Math" w:hAnsi="Cambria Math"/>
                    </w:rPr>
                    <m:t>K</m:t>
                  </m:r>
                </m:e>
                <m:sub>
                  <m:r>
                    <m:rPr>
                      <m:sty m:val="p"/>
                    </m:rPr>
                    <w:rPr>
                      <w:rFonts w:ascii="Cambria Math" w:hAnsi="Cambria Math"/>
                      <w:lang w:val="de-DE"/>
                    </w:rPr>
                    <m:t>base</m:t>
                  </m:r>
                </m:sub>
              </m:sSub>
            </m:e>
          </m:d>
          <m:r>
            <m:rPr>
              <m:sty m:val="p"/>
            </m:rPr>
            <w:rPr>
              <w:rFonts w:ascii="Cambria Math" w:hAnsi="Cambria Math"/>
              <w:lang w:val="de-DE"/>
            </w:rPr>
            <m:t>/</m:t>
          </m:r>
          <m:sSub>
            <m:sSubPr>
              <m:ctrlPr>
                <w:rPr>
                  <w:rFonts w:ascii="Cambria Math" w:hAnsi="Cambria Math"/>
                </w:rPr>
              </m:ctrlPr>
            </m:sSubPr>
            <m:e>
              <m:r>
                <w:rPr>
                  <w:rFonts w:ascii="Cambria Math" w:hAnsi="Cambria Math"/>
                </w:rPr>
                <m:t>Q</m:t>
              </m:r>
            </m:e>
            <m:sub>
              <m:r>
                <m:rPr>
                  <m:sty m:val="p"/>
                </m:rPr>
                <w:rPr>
                  <w:rFonts w:ascii="Cambria Math" w:hAnsi="Cambria Math"/>
                  <w:lang w:val="de-DE"/>
                </w:rPr>
                <m:t>useful</m:t>
              </m:r>
            </m:sub>
          </m:sSub>
        </m:oMath>
      </m:oMathPara>
    </w:p>
    <w:p w14:paraId="2EBC542A" w14:textId="45ACD236" w:rsidR="00D1541E" w:rsidRPr="004F6BAB" w:rsidRDefault="009B6523">
      <w:pPr>
        <w:pStyle w:val="Textkrper"/>
        <w:rPr>
          <w:i/>
          <w:iCs/>
          <w:lang w:val="de-DE"/>
        </w:rPr>
      </w:pPr>
      <w:bookmarkStart w:id="89" w:name="kostenmaß"/>
      <w:r w:rsidRPr="004F6BAB">
        <w:rPr>
          <w:b/>
          <w:bCs/>
          <w:i/>
          <w:iCs/>
          <w:lang w:val="de-DE"/>
        </w:rPr>
        <w:t>Tab. 2: Standortübersicht.</w:t>
      </w:r>
      <w:r w:rsidRPr="004F6BAB">
        <w:rPr>
          <w:i/>
          <w:iCs/>
          <w:lang w:val="de-DE"/>
        </w:rPr>
        <w:t xml:space="preserve"> </w:t>
      </w:r>
      <m:oMath>
        <m:sSub>
          <m:sSubPr>
            <m:ctrlPr>
              <w:rPr>
                <w:rFonts w:ascii="Cambria Math" w:hAnsi="Cambria Math"/>
                <w:i/>
                <w:iCs/>
              </w:rPr>
            </m:ctrlPr>
          </m:sSubPr>
          <m:e>
            <m:r>
              <w:rPr>
                <w:rFonts w:ascii="Cambria Math" w:hAnsi="Cambria Math"/>
              </w:rPr>
              <m:t>P</m:t>
            </m:r>
          </m:e>
          <m:sub>
            <m:r>
              <w:rPr>
                <w:rFonts w:ascii="Cambria Math" w:hAnsi="Cambria Math"/>
                <w:lang w:val="de-DE"/>
              </w:rPr>
              <m:t>max,prev</m:t>
            </m:r>
          </m:sub>
        </m:sSub>
      </m:oMath>
      <w:r w:rsidRPr="004F6BAB">
        <w:rPr>
          <w:i/>
          <w:iCs/>
          <w:lang w:val="de-DE"/>
        </w:rPr>
        <w:t xml:space="preserve"> (Vorjahreshöchstlast an derselben Messgrenze) entspricht in allen vier Fällen der gemessenen Grundlast-Höchstlast</w:t>
      </w:r>
      <w:r w:rsidR="00EF2B3F">
        <w:rPr>
          <w:i/>
          <w:iCs/>
          <w:lang w:val="de-DE"/>
        </w:rPr>
        <w:t>,</w:t>
      </w:r>
      <w:r w:rsidRPr="004F6BAB">
        <w:rPr>
          <w:i/>
          <w:iCs/>
          <w:lang w:val="de-DE"/>
        </w:rPr>
        <w:t xml:space="preserve"> alle Standorte werden über ein einzelnes generisches Prozesswärmeband abgebildet</w:t>
      </w:r>
      <w:r w:rsidR="00EF2B3F">
        <w:rPr>
          <w:i/>
          <w:iCs/>
          <w:lang w:val="de-DE"/>
        </w:rPr>
        <w:t>,</w:t>
      </w:r>
      <w:r w:rsidRPr="004F6BAB">
        <w:rPr>
          <w:i/>
          <w:iCs/>
          <w:lang w:val="de-DE"/>
        </w:rPr>
        <w:t xml:space="preserve"> ein separat modelliertes Sehr-Hochtemperatur-Band (&gt;500 °C) führt kein Standort (s. Abschn. 6, Einschränkungen). Standortbezeichnungen sind auf Branche und Region anonymisiert (keine Firmennamen); veröffentlicht werden ausschließlich die hier gezeigten aggregierten Jahreskennzahlen, nicht die zugrunde liegenden Lastgang-Zeitreihen (s. Data and Code Availability).</w:t>
      </w:r>
    </w:p>
    <w:tbl>
      <w:tblPr>
        <w:tblStyle w:val="Table"/>
        <w:tblW w:w="5000" w:type="pct"/>
        <w:tblBorders>
          <w:insideH w:val="single" w:sz="4" w:space="0" w:color="auto"/>
          <w:insideV w:val="single" w:sz="4" w:space="0" w:color="auto"/>
        </w:tblBorders>
        <w:tblLayout w:type="fixed"/>
        <w:tblLook w:val="0020" w:firstRow="1" w:lastRow="0" w:firstColumn="0" w:lastColumn="0" w:noHBand="0" w:noVBand="0"/>
      </w:tblPr>
      <w:tblGrid>
        <w:gridCol w:w="1701"/>
        <w:gridCol w:w="1418"/>
        <w:gridCol w:w="1141"/>
        <w:gridCol w:w="833"/>
        <w:gridCol w:w="1039"/>
        <w:gridCol w:w="1091"/>
        <w:gridCol w:w="1091"/>
        <w:gridCol w:w="1092"/>
      </w:tblGrid>
      <w:tr w:rsidR="00D1541E" w:rsidRPr="00213EF9" w14:paraId="390497B4" w14:textId="77777777" w:rsidTr="004F6BAB">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tcPr>
          <w:p w14:paraId="09F59F36" w14:textId="77777777" w:rsidR="00D1541E" w:rsidRPr="004F6BAB" w:rsidRDefault="009B6523">
            <w:pPr>
              <w:pStyle w:val="Compact"/>
              <w:rPr>
                <w:sz w:val="22"/>
                <w:szCs w:val="22"/>
              </w:rPr>
            </w:pPr>
            <w:commentRangeStart w:id="90"/>
            <w:r w:rsidRPr="004F6BAB">
              <w:rPr>
                <w:sz w:val="22"/>
                <w:szCs w:val="22"/>
              </w:rPr>
              <w:t>Standort</w:t>
            </w:r>
          </w:p>
        </w:tc>
        <w:tc>
          <w:tcPr>
            <w:tcW w:w="1418" w:type="dxa"/>
            <w:tcBorders>
              <w:bottom w:val="none" w:sz="0" w:space="0" w:color="auto"/>
            </w:tcBorders>
          </w:tcPr>
          <w:p w14:paraId="2EE986D4" w14:textId="77777777" w:rsidR="00D1541E" w:rsidRPr="004F6BAB" w:rsidRDefault="009B6523">
            <w:pPr>
              <w:pStyle w:val="Compact"/>
              <w:rPr>
                <w:sz w:val="22"/>
                <w:szCs w:val="22"/>
              </w:rPr>
            </w:pPr>
            <w:r w:rsidRPr="004F6BAB">
              <w:rPr>
                <w:sz w:val="22"/>
                <w:szCs w:val="22"/>
              </w:rPr>
              <w:t>Wärmebed. [MWh_th/a]</w:t>
            </w:r>
          </w:p>
        </w:tc>
        <w:tc>
          <w:tcPr>
            <w:tcW w:w="1141" w:type="dxa"/>
            <w:tcBorders>
              <w:bottom w:val="none" w:sz="0" w:space="0" w:color="auto"/>
            </w:tcBorders>
          </w:tcPr>
          <w:p w14:paraId="4FE62CEF" w14:textId="77777777" w:rsidR="00D1541E" w:rsidRPr="004F6BAB" w:rsidRDefault="009B6523">
            <w:pPr>
              <w:pStyle w:val="Compact"/>
              <w:rPr>
                <w:sz w:val="22"/>
                <w:szCs w:val="22"/>
              </w:rPr>
            </w:pPr>
            <w:r w:rsidRPr="004F6BAB">
              <w:rPr>
                <w:sz w:val="22"/>
                <w:szCs w:val="22"/>
              </w:rPr>
              <w:t>Wärme-Peak [MW_th]</w:t>
            </w:r>
          </w:p>
        </w:tc>
        <w:tc>
          <w:tcPr>
            <w:tcW w:w="833" w:type="dxa"/>
            <w:tcBorders>
              <w:bottom w:val="none" w:sz="0" w:space="0" w:color="auto"/>
            </w:tcBorders>
          </w:tcPr>
          <w:p w14:paraId="4C56B653" w14:textId="77777777" w:rsidR="00D1541E" w:rsidRPr="004F6BAB" w:rsidRDefault="009B6523">
            <w:pPr>
              <w:pStyle w:val="Compact"/>
              <w:rPr>
                <w:sz w:val="22"/>
                <w:szCs w:val="22"/>
              </w:rPr>
            </w:pPr>
            <w:r w:rsidRPr="004F6BAB">
              <w:rPr>
                <w:sz w:val="22"/>
                <w:szCs w:val="22"/>
              </w:rPr>
              <w:t>Volllast-h [h/a]</w:t>
            </w:r>
          </w:p>
        </w:tc>
        <w:tc>
          <w:tcPr>
            <w:tcW w:w="1039" w:type="dxa"/>
            <w:tcBorders>
              <w:bottom w:val="none" w:sz="0" w:space="0" w:color="auto"/>
            </w:tcBorders>
          </w:tcPr>
          <w:p w14:paraId="359D5E67" w14:textId="77777777" w:rsidR="00D1541E" w:rsidRPr="004F6BAB" w:rsidRDefault="009B6523">
            <w:pPr>
              <w:pStyle w:val="Compact"/>
              <w:rPr>
                <w:sz w:val="22"/>
                <w:szCs w:val="22"/>
              </w:rPr>
            </w:pPr>
            <w:commentRangeStart w:id="91"/>
            <w:r w:rsidRPr="004F6BAB">
              <w:rPr>
                <w:sz w:val="22"/>
                <w:szCs w:val="22"/>
              </w:rPr>
              <w:t xml:space="preserve">Grundlast </w:t>
            </w:r>
            <w:commentRangeEnd w:id="91"/>
            <w:r w:rsidR="000E3034" w:rsidRPr="004F6BAB">
              <w:rPr>
                <w:rStyle w:val="Kommentarzeichen"/>
                <w:sz w:val="22"/>
                <w:szCs w:val="22"/>
              </w:rPr>
              <w:commentReference w:id="91"/>
            </w:r>
            <w:r w:rsidRPr="004F6BAB">
              <w:rPr>
                <w:sz w:val="22"/>
                <w:szCs w:val="22"/>
              </w:rPr>
              <w:t>Ø [kW]</w:t>
            </w:r>
          </w:p>
        </w:tc>
        <w:tc>
          <w:tcPr>
            <w:tcW w:w="1091" w:type="dxa"/>
            <w:tcBorders>
              <w:bottom w:val="none" w:sz="0" w:space="0" w:color="auto"/>
            </w:tcBorders>
          </w:tcPr>
          <w:p w14:paraId="713B5D7F" w14:textId="77777777" w:rsidR="00D1541E" w:rsidRPr="004F6BAB" w:rsidRDefault="009B6523">
            <w:pPr>
              <w:pStyle w:val="Compact"/>
              <w:rPr>
                <w:sz w:val="22"/>
                <w:szCs w:val="22"/>
              </w:rPr>
            </w:pPr>
            <w:r w:rsidRPr="004F6BAB">
              <w:rPr>
                <w:sz w:val="22"/>
                <w:szCs w:val="22"/>
              </w:rPr>
              <w:t>Grundlast max [kW]</w:t>
            </w:r>
          </w:p>
        </w:tc>
        <w:tc>
          <w:tcPr>
            <w:tcW w:w="1091" w:type="dxa"/>
            <w:tcBorders>
              <w:bottom w:val="none" w:sz="0" w:space="0" w:color="auto"/>
            </w:tcBorders>
          </w:tcPr>
          <w:p w14:paraId="0D7EC74D" w14:textId="77777777" w:rsidR="00D1541E" w:rsidRPr="004F6BAB" w:rsidRDefault="009B6523">
            <w:pPr>
              <w:pStyle w:val="Compact"/>
              <w:rPr>
                <w:sz w:val="22"/>
                <w:szCs w:val="22"/>
              </w:rPr>
            </w:pPr>
            <w:r w:rsidRPr="004F6BAB">
              <w:rPr>
                <w:sz w:val="22"/>
                <w:szCs w:val="22"/>
              </w:rPr>
              <w:t>Ebene</w:t>
            </w:r>
          </w:p>
        </w:tc>
        <w:tc>
          <w:tcPr>
            <w:tcW w:w="1092" w:type="dxa"/>
            <w:tcBorders>
              <w:bottom w:val="none" w:sz="0" w:space="0" w:color="auto"/>
            </w:tcBorders>
          </w:tcPr>
          <w:p w14:paraId="53B099AE" w14:textId="77777777" w:rsidR="00D1541E" w:rsidRPr="004F6BAB" w:rsidRDefault="009B6523">
            <w:pPr>
              <w:pStyle w:val="Compact"/>
              <w:rPr>
                <w:sz w:val="22"/>
                <w:szCs w:val="22"/>
              </w:rPr>
            </w:pPr>
            <w:r w:rsidRPr="004F6BAB">
              <w:rPr>
                <w:sz w:val="22"/>
                <w:szCs w:val="22"/>
              </w:rPr>
              <w:t>Jahr</w:t>
            </w:r>
          </w:p>
        </w:tc>
      </w:tr>
      <w:tr w:rsidR="00D1541E" w:rsidRPr="00213EF9" w14:paraId="02FEA067" w14:textId="77777777" w:rsidTr="004F6BAB">
        <w:tc>
          <w:tcPr>
            <w:tcW w:w="1701" w:type="dxa"/>
          </w:tcPr>
          <w:p w14:paraId="003CB906" w14:textId="77777777" w:rsidR="00D1541E" w:rsidRPr="004F6BAB" w:rsidRDefault="009B6523">
            <w:pPr>
              <w:pStyle w:val="Compact"/>
              <w:rPr>
                <w:sz w:val="22"/>
                <w:szCs w:val="22"/>
              </w:rPr>
            </w:pPr>
            <w:r w:rsidRPr="004F6BAB">
              <w:rPr>
                <w:sz w:val="22"/>
                <w:szCs w:val="22"/>
              </w:rPr>
              <w:t>Lebensmittelunternehmen (Schwarzwald)</w:t>
            </w:r>
          </w:p>
        </w:tc>
        <w:tc>
          <w:tcPr>
            <w:tcW w:w="1418" w:type="dxa"/>
          </w:tcPr>
          <w:p w14:paraId="3492CC7C" w14:textId="35134228" w:rsidR="00D1541E" w:rsidRPr="004F6BAB" w:rsidRDefault="009B6523" w:rsidP="004F6BAB">
            <w:pPr>
              <w:pStyle w:val="Compact"/>
              <w:jc w:val="right"/>
              <w:rPr>
                <w:sz w:val="22"/>
                <w:szCs w:val="22"/>
              </w:rPr>
            </w:pPr>
            <w:r w:rsidRPr="004F6BAB">
              <w:rPr>
                <w:sz w:val="22"/>
                <w:szCs w:val="22"/>
              </w:rPr>
              <w:t>75.046</w:t>
            </w:r>
          </w:p>
        </w:tc>
        <w:tc>
          <w:tcPr>
            <w:tcW w:w="1141" w:type="dxa"/>
          </w:tcPr>
          <w:p w14:paraId="7EBB7874" w14:textId="77777777" w:rsidR="00D1541E" w:rsidRPr="004F6BAB" w:rsidRDefault="009B6523" w:rsidP="004F6BAB">
            <w:pPr>
              <w:pStyle w:val="Compact"/>
              <w:jc w:val="right"/>
              <w:rPr>
                <w:sz w:val="22"/>
                <w:szCs w:val="22"/>
              </w:rPr>
            </w:pPr>
            <w:r w:rsidRPr="004F6BAB">
              <w:rPr>
                <w:sz w:val="22"/>
                <w:szCs w:val="22"/>
              </w:rPr>
              <w:t>18,84</w:t>
            </w:r>
          </w:p>
        </w:tc>
        <w:tc>
          <w:tcPr>
            <w:tcW w:w="833" w:type="dxa"/>
          </w:tcPr>
          <w:p w14:paraId="7908E655" w14:textId="77777777" w:rsidR="00D1541E" w:rsidRPr="004F6BAB" w:rsidRDefault="009B6523" w:rsidP="004F6BAB">
            <w:pPr>
              <w:pStyle w:val="Compact"/>
              <w:jc w:val="right"/>
              <w:rPr>
                <w:sz w:val="22"/>
                <w:szCs w:val="22"/>
              </w:rPr>
            </w:pPr>
            <w:r w:rsidRPr="004F6BAB">
              <w:rPr>
                <w:sz w:val="22"/>
                <w:szCs w:val="22"/>
              </w:rPr>
              <w:t>3.983</w:t>
            </w:r>
          </w:p>
        </w:tc>
        <w:tc>
          <w:tcPr>
            <w:tcW w:w="1039" w:type="dxa"/>
          </w:tcPr>
          <w:p w14:paraId="6579562B" w14:textId="77777777" w:rsidR="00D1541E" w:rsidRPr="004F6BAB" w:rsidRDefault="009B6523" w:rsidP="004F6BAB">
            <w:pPr>
              <w:pStyle w:val="Compact"/>
              <w:jc w:val="right"/>
              <w:rPr>
                <w:sz w:val="22"/>
                <w:szCs w:val="22"/>
              </w:rPr>
            </w:pPr>
            <w:r w:rsidRPr="004F6BAB">
              <w:rPr>
                <w:sz w:val="22"/>
                <w:szCs w:val="22"/>
              </w:rPr>
              <w:t>5.800,2</w:t>
            </w:r>
          </w:p>
        </w:tc>
        <w:tc>
          <w:tcPr>
            <w:tcW w:w="1091" w:type="dxa"/>
          </w:tcPr>
          <w:p w14:paraId="7AEBA33B" w14:textId="77777777" w:rsidR="00D1541E" w:rsidRPr="004F6BAB" w:rsidRDefault="009B6523" w:rsidP="004F6BAB">
            <w:pPr>
              <w:pStyle w:val="Compact"/>
              <w:jc w:val="right"/>
              <w:rPr>
                <w:sz w:val="22"/>
                <w:szCs w:val="22"/>
              </w:rPr>
            </w:pPr>
            <w:r w:rsidRPr="004F6BAB">
              <w:rPr>
                <w:sz w:val="22"/>
                <w:szCs w:val="22"/>
              </w:rPr>
              <w:t>16.452,8</w:t>
            </w:r>
          </w:p>
        </w:tc>
        <w:tc>
          <w:tcPr>
            <w:tcW w:w="1091" w:type="dxa"/>
          </w:tcPr>
          <w:p w14:paraId="3CE2190D" w14:textId="77777777" w:rsidR="00D1541E" w:rsidRPr="004F6BAB" w:rsidRDefault="009B6523" w:rsidP="004F6BAB">
            <w:pPr>
              <w:pStyle w:val="Compact"/>
              <w:jc w:val="right"/>
              <w:rPr>
                <w:sz w:val="22"/>
                <w:szCs w:val="22"/>
              </w:rPr>
            </w:pPr>
            <w:r w:rsidRPr="004F6BAB">
              <w:rPr>
                <w:sz w:val="22"/>
                <w:szCs w:val="22"/>
              </w:rPr>
              <w:t>MS</w:t>
            </w:r>
          </w:p>
        </w:tc>
        <w:tc>
          <w:tcPr>
            <w:tcW w:w="1092" w:type="dxa"/>
          </w:tcPr>
          <w:p w14:paraId="48E7E30F" w14:textId="77777777" w:rsidR="00D1541E" w:rsidRPr="004F6BAB" w:rsidRDefault="009B6523" w:rsidP="004F6BAB">
            <w:pPr>
              <w:pStyle w:val="Compact"/>
              <w:jc w:val="right"/>
              <w:rPr>
                <w:sz w:val="22"/>
                <w:szCs w:val="22"/>
              </w:rPr>
            </w:pPr>
            <w:r w:rsidRPr="004F6BAB">
              <w:rPr>
                <w:sz w:val="22"/>
                <w:szCs w:val="22"/>
              </w:rPr>
              <w:t>2023</w:t>
            </w:r>
          </w:p>
        </w:tc>
      </w:tr>
      <w:tr w:rsidR="00D1541E" w:rsidRPr="00213EF9" w14:paraId="4B23251D" w14:textId="77777777" w:rsidTr="004F6BAB">
        <w:tc>
          <w:tcPr>
            <w:tcW w:w="1701" w:type="dxa"/>
          </w:tcPr>
          <w:p w14:paraId="7D5C3CBF" w14:textId="77777777" w:rsidR="00D1541E" w:rsidRPr="004F6BAB" w:rsidRDefault="009B6523">
            <w:pPr>
              <w:pStyle w:val="Compact"/>
              <w:rPr>
                <w:sz w:val="22"/>
                <w:szCs w:val="22"/>
              </w:rPr>
            </w:pPr>
            <w:r w:rsidRPr="004F6BAB">
              <w:rPr>
                <w:sz w:val="22"/>
                <w:szCs w:val="22"/>
              </w:rPr>
              <w:t>Chemieunternehmen (Essen)</w:t>
            </w:r>
          </w:p>
        </w:tc>
        <w:tc>
          <w:tcPr>
            <w:tcW w:w="1418" w:type="dxa"/>
          </w:tcPr>
          <w:p w14:paraId="56936778" w14:textId="4C20C6E6" w:rsidR="00D1541E" w:rsidRPr="004F6BAB" w:rsidRDefault="009B6523" w:rsidP="004F6BAB">
            <w:pPr>
              <w:pStyle w:val="Compact"/>
              <w:jc w:val="right"/>
              <w:rPr>
                <w:sz w:val="22"/>
                <w:szCs w:val="22"/>
              </w:rPr>
            </w:pPr>
            <w:r w:rsidRPr="004F6BAB">
              <w:rPr>
                <w:sz w:val="22"/>
                <w:szCs w:val="22"/>
              </w:rPr>
              <w:t>53.474</w:t>
            </w:r>
          </w:p>
        </w:tc>
        <w:tc>
          <w:tcPr>
            <w:tcW w:w="1141" w:type="dxa"/>
          </w:tcPr>
          <w:p w14:paraId="6FF54FB7" w14:textId="77777777" w:rsidR="00D1541E" w:rsidRPr="004F6BAB" w:rsidRDefault="009B6523" w:rsidP="004F6BAB">
            <w:pPr>
              <w:pStyle w:val="Compact"/>
              <w:jc w:val="right"/>
              <w:rPr>
                <w:sz w:val="22"/>
                <w:szCs w:val="22"/>
              </w:rPr>
            </w:pPr>
            <w:r w:rsidRPr="004F6BAB">
              <w:rPr>
                <w:sz w:val="22"/>
                <w:szCs w:val="22"/>
              </w:rPr>
              <w:t>13,81</w:t>
            </w:r>
          </w:p>
        </w:tc>
        <w:tc>
          <w:tcPr>
            <w:tcW w:w="833" w:type="dxa"/>
          </w:tcPr>
          <w:p w14:paraId="3100199D" w14:textId="77777777" w:rsidR="00D1541E" w:rsidRPr="004F6BAB" w:rsidRDefault="009B6523" w:rsidP="004F6BAB">
            <w:pPr>
              <w:pStyle w:val="Compact"/>
              <w:jc w:val="right"/>
              <w:rPr>
                <w:sz w:val="22"/>
                <w:szCs w:val="22"/>
              </w:rPr>
            </w:pPr>
            <w:r w:rsidRPr="004F6BAB">
              <w:rPr>
                <w:sz w:val="22"/>
                <w:szCs w:val="22"/>
              </w:rPr>
              <w:t>3.871</w:t>
            </w:r>
          </w:p>
        </w:tc>
        <w:tc>
          <w:tcPr>
            <w:tcW w:w="1039" w:type="dxa"/>
          </w:tcPr>
          <w:p w14:paraId="6BE378DE" w14:textId="77777777" w:rsidR="00D1541E" w:rsidRPr="004F6BAB" w:rsidRDefault="009B6523" w:rsidP="004F6BAB">
            <w:pPr>
              <w:pStyle w:val="Compact"/>
              <w:jc w:val="right"/>
              <w:rPr>
                <w:sz w:val="22"/>
                <w:szCs w:val="22"/>
              </w:rPr>
            </w:pPr>
            <w:r w:rsidRPr="004F6BAB">
              <w:rPr>
                <w:sz w:val="22"/>
                <w:szCs w:val="22"/>
              </w:rPr>
              <w:t>4.640,4</w:t>
            </w:r>
          </w:p>
        </w:tc>
        <w:tc>
          <w:tcPr>
            <w:tcW w:w="1091" w:type="dxa"/>
          </w:tcPr>
          <w:p w14:paraId="10A0DEE1" w14:textId="77777777" w:rsidR="00D1541E" w:rsidRPr="004F6BAB" w:rsidRDefault="009B6523" w:rsidP="004F6BAB">
            <w:pPr>
              <w:pStyle w:val="Compact"/>
              <w:jc w:val="right"/>
              <w:rPr>
                <w:sz w:val="22"/>
                <w:szCs w:val="22"/>
              </w:rPr>
            </w:pPr>
            <w:r w:rsidRPr="004F6BAB">
              <w:rPr>
                <w:sz w:val="22"/>
                <w:szCs w:val="22"/>
              </w:rPr>
              <w:t>6.449,3</w:t>
            </w:r>
          </w:p>
        </w:tc>
        <w:tc>
          <w:tcPr>
            <w:tcW w:w="1091" w:type="dxa"/>
          </w:tcPr>
          <w:p w14:paraId="06930587" w14:textId="77777777" w:rsidR="00D1541E" w:rsidRPr="004F6BAB" w:rsidRDefault="009B6523" w:rsidP="004F6BAB">
            <w:pPr>
              <w:pStyle w:val="Compact"/>
              <w:jc w:val="right"/>
              <w:rPr>
                <w:sz w:val="22"/>
                <w:szCs w:val="22"/>
              </w:rPr>
            </w:pPr>
            <w:r w:rsidRPr="004F6BAB">
              <w:rPr>
                <w:sz w:val="22"/>
                <w:szCs w:val="22"/>
              </w:rPr>
              <w:t>MS</w:t>
            </w:r>
          </w:p>
        </w:tc>
        <w:tc>
          <w:tcPr>
            <w:tcW w:w="1092" w:type="dxa"/>
          </w:tcPr>
          <w:p w14:paraId="5147D0D4" w14:textId="77777777" w:rsidR="00D1541E" w:rsidRPr="004F6BAB" w:rsidRDefault="009B6523" w:rsidP="004F6BAB">
            <w:pPr>
              <w:pStyle w:val="Compact"/>
              <w:jc w:val="right"/>
              <w:rPr>
                <w:sz w:val="22"/>
                <w:szCs w:val="22"/>
              </w:rPr>
            </w:pPr>
            <w:r w:rsidRPr="004F6BAB">
              <w:rPr>
                <w:sz w:val="22"/>
                <w:szCs w:val="22"/>
              </w:rPr>
              <w:t>2024</w:t>
            </w:r>
          </w:p>
        </w:tc>
      </w:tr>
      <w:tr w:rsidR="00D1541E" w:rsidRPr="00213EF9" w14:paraId="6B26F507" w14:textId="77777777" w:rsidTr="004F6BAB">
        <w:tc>
          <w:tcPr>
            <w:tcW w:w="1701" w:type="dxa"/>
          </w:tcPr>
          <w:p w14:paraId="1E53AA0C" w14:textId="77777777" w:rsidR="00D1541E" w:rsidRPr="004F6BAB" w:rsidRDefault="009B6523">
            <w:pPr>
              <w:pStyle w:val="Compact"/>
              <w:rPr>
                <w:sz w:val="22"/>
                <w:szCs w:val="22"/>
              </w:rPr>
            </w:pPr>
            <w:r w:rsidRPr="004F6BAB">
              <w:rPr>
                <w:sz w:val="22"/>
                <w:szCs w:val="22"/>
              </w:rPr>
              <w:t>Metallerzeugung (Schwarzwald)</w:t>
            </w:r>
          </w:p>
        </w:tc>
        <w:tc>
          <w:tcPr>
            <w:tcW w:w="1418" w:type="dxa"/>
          </w:tcPr>
          <w:p w14:paraId="0AAF400A" w14:textId="222E3B2C" w:rsidR="00D1541E" w:rsidRPr="004F6BAB" w:rsidRDefault="009B6523" w:rsidP="004F6BAB">
            <w:pPr>
              <w:pStyle w:val="Compact"/>
              <w:jc w:val="right"/>
              <w:rPr>
                <w:sz w:val="22"/>
                <w:szCs w:val="22"/>
              </w:rPr>
            </w:pPr>
            <w:r w:rsidRPr="004F6BAB">
              <w:rPr>
                <w:sz w:val="22"/>
                <w:szCs w:val="22"/>
              </w:rPr>
              <w:t>254</w:t>
            </w:r>
          </w:p>
        </w:tc>
        <w:tc>
          <w:tcPr>
            <w:tcW w:w="1141" w:type="dxa"/>
          </w:tcPr>
          <w:p w14:paraId="00388386" w14:textId="77777777" w:rsidR="00D1541E" w:rsidRPr="004F6BAB" w:rsidRDefault="009B6523" w:rsidP="004F6BAB">
            <w:pPr>
              <w:pStyle w:val="Compact"/>
              <w:jc w:val="right"/>
              <w:rPr>
                <w:sz w:val="22"/>
                <w:szCs w:val="22"/>
              </w:rPr>
            </w:pPr>
            <w:r w:rsidRPr="004F6BAB">
              <w:rPr>
                <w:sz w:val="22"/>
                <w:szCs w:val="22"/>
              </w:rPr>
              <w:t>0,14</w:t>
            </w:r>
          </w:p>
        </w:tc>
        <w:tc>
          <w:tcPr>
            <w:tcW w:w="833" w:type="dxa"/>
          </w:tcPr>
          <w:p w14:paraId="131A4E86" w14:textId="77777777" w:rsidR="00D1541E" w:rsidRPr="004F6BAB" w:rsidRDefault="009B6523" w:rsidP="004F6BAB">
            <w:pPr>
              <w:pStyle w:val="Compact"/>
              <w:jc w:val="right"/>
              <w:rPr>
                <w:sz w:val="22"/>
                <w:szCs w:val="22"/>
              </w:rPr>
            </w:pPr>
            <w:r w:rsidRPr="004F6BAB">
              <w:rPr>
                <w:sz w:val="22"/>
                <w:szCs w:val="22"/>
              </w:rPr>
              <w:t>1.885</w:t>
            </w:r>
          </w:p>
        </w:tc>
        <w:tc>
          <w:tcPr>
            <w:tcW w:w="1039" w:type="dxa"/>
          </w:tcPr>
          <w:p w14:paraId="73432FE9" w14:textId="77777777" w:rsidR="00D1541E" w:rsidRPr="004F6BAB" w:rsidRDefault="009B6523" w:rsidP="004F6BAB">
            <w:pPr>
              <w:pStyle w:val="Compact"/>
              <w:jc w:val="right"/>
              <w:rPr>
                <w:sz w:val="22"/>
                <w:szCs w:val="22"/>
              </w:rPr>
            </w:pPr>
            <w:r w:rsidRPr="004F6BAB">
              <w:rPr>
                <w:sz w:val="22"/>
                <w:szCs w:val="22"/>
              </w:rPr>
              <w:t>109,6</w:t>
            </w:r>
          </w:p>
        </w:tc>
        <w:tc>
          <w:tcPr>
            <w:tcW w:w="1091" w:type="dxa"/>
          </w:tcPr>
          <w:p w14:paraId="739205EB" w14:textId="77777777" w:rsidR="00D1541E" w:rsidRPr="004F6BAB" w:rsidRDefault="009B6523" w:rsidP="004F6BAB">
            <w:pPr>
              <w:pStyle w:val="Compact"/>
              <w:jc w:val="right"/>
              <w:rPr>
                <w:sz w:val="22"/>
                <w:szCs w:val="22"/>
              </w:rPr>
            </w:pPr>
            <w:r w:rsidRPr="004F6BAB">
              <w:rPr>
                <w:sz w:val="22"/>
                <w:szCs w:val="22"/>
              </w:rPr>
              <w:t>722,9</w:t>
            </w:r>
          </w:p>
        </w:tc>
        <w:tc>
          <w:tcPr>
            <w:tcW w:w="1091" w:type="dxa"/>
          </w:tcPr>
          <w:p w14:paraId="43F9F996" w14:textId="77777777" w:rsidR="00D1541E" w:rsidRPr="004F6BAB" w:rsidRDefault="009B6523" w:rsidP="004F6BAB">
            <w:pPr>
              <w:pStyle w:val="Compact"/>
              <w:jc w:val="right"/>
              <w:rPr>
                <w:sz w:val="22"/>
                <w:szCs w:val="22"/>
              </w:rPr>
            </w:pPr>
            <w:commentRangeStart w:id="92"/>
            <w:r w:rsidRPr="004F6BAB">
              <w:rPr>
                <w:sz w:val="22"/>
                <w:szCs w:val="22"/>
              </w:rPr>
              <w:t>NS</w:t>
            </w:r>
            <w:commentRangeEnd w:id="92"/>
            <w:r w:rsidR="000E3034" w:rsidRPr="004F6BAB">
              <w:rPr>
                <w:rStyle w:val="Kommentarzeichen"/>
                <w:sz w:val="22"/>
                <w:szCs w:val="22"/>
              </w:rPr>
              <w:commentReference w:id="92"/>
            </w:r>
          </w:p>
        </w:tc>
        <w:tc>
          <w:tcPr>
            <w:tcW w:w="1092" w:type="dxa"/>
          </w:tcPr>
          <w:p w14:paraId="67E8DB03" w14:textId="77777777" w:rsidR="00D1541E" w:rsidRPr="004F6BAB" w:rsidRDefault="009B6523" w:rsidP="004F6BAB">
            <w:pPr>
              <w:pStyle w:val="Compact"/>
              <w:jc w:val="right"/>
              <w:rPr>
                <w:sz w:val="22"/>
                <w:szCs w:val="22"/>
              </w:rPr>
            </w:pPr>
            <w:r w:rsidRPr="004F6BAB">
              <w:rPr>
                <w:sz w:val="22"/>
                <w:szCs w:val="22"/>
              </w:rPr>
              <w:t>2023</w:t>
            </w:r>
          </w:p>
        </w:tc>
      </w:tr>
      <w:tr w:rsidR="004F6BAB" w:rsidRPr="00213EF9" w14:paraId="5E6470A3" w14:textId="77777777" w:rsidTr="004F6BAB">
        <w:tc>
          <w:tcPr>
            <w:tcW w:w="1701" w:type="dxa"/>
          </w:tcPr>
          <w:p w14:paraId="14C0A2D2" w14:textId="6165131F" w:rsidR="004F6BAB" w:rsidRPr="004F6BAB" w:rsidRDefault="004F6BAB" w:rsidP="004F6BAB">
            <w:pPr>
              <w:pStyle w:val="Compact"/>
              <w:rPr>
                <w:sz w:val="22"/>
                <w:szCs w:val="22"/>
              </w:rPr>
            </w:pPr>
            <w:r w:rsidRPr="004F6BAB">
              <w:rPr>
                <w:sz w:val="22"/>
                <w:szCs w:val="22"/>
              </w:rPr>
              <w:t>Papierfabrik (Augsburg)</w:t>
            </w:r>
          </w:p>
        </w:tc>
        <w:tc>
          <w:tcPr>
            <w:tcW w:w="1418" w:type="dxa"/>
          </w:tcPr>
          <w:p w14:paraId="3D3302B1" w14:textId="7D9B771B" w:rsidR="004F6BAB" w:rsidRPr="004F6BAB" w:rsidRDefault="004F6BAB" w:rsidP="004F6BAB">
            <w:pPr>
              <w:pStyle w:val="Compact"/>
              <w:jc w:val="right"/>
              <w:rPr>
                <w:sz w:val="22"/>
                <w:szCs w:val="22"/>
              </w:rPr>
            </w:pPr>
            <w:r w:rsidRPr="004F6BAB">
              <w:rPr>
                <w:sz w:val="22"/>
                <w:szCs w:val="22"/>
              </w:rPr>
              <w:t>232.767</w:t>
            </w:r>
          </w:p>
        </w:tc>
        <w:tc>
          <w:tcPr>
            <w:tcW w:w="1141" w:type="dxa"/>
          </w:tcPr>
          <w:p w14:paraId="68FB272D" w14:textId="503547C2" w:rsidR="004F6BAB" w:rsidRPr="004F6BAB" w:rsidRDefault="004F6BAB" w:rsidP="004F6BAB">
            <w:pPr>
              <w:pStyle w:val="Compact"/>
              <w:jc w:val="right"/>
              <w:rPr>
                <w:sz w:val="22"/>
                <w:szCs w:val="22"/>
              </w:rPr>
            </w:pPr>
            <w:r w:rsidRPr="004F6BAB">
              <w:rPr>
                <w:sz w:val="22"/>
                <w:szCs w:val="22"/>
              </w:rPr>
              <w:t>59,90</w:t>
            </w:r>
          </w:p>
        </w:tc>
        <w:tc>
          <w:tcPr>
            <w:tcW w:w="833" w:type="dxa"/>
          </w:tcPr>
          <w:p w14:paraId="061AD240" w14:textId="270ECE8C" w:rsidR="004F6BAB" w:rsidRPr="004F6BAB" w:rsidRDefault="004F6BAB" w:rsidP="004F6BAB">
            <w:pPr>
              <w:pStyle w:val="Compact"/>
              <w:jc w:val="right"/>
              <w:rPr>
                <w:sz w:val="22"/>
                <w:szCs w:val="22"/>
              </w:rPr>
            </w:pPr>
            <w:r w:rsidRPr="004F6BAB">
              <w:rPr>
                <w:sz w:val="22"/>
                <w:szCs w:val="22"/>
              </w:rPr>
              <w:t>3.886</w:t>
            </w:r>
          </w:p>
        </w:tc>
        <w:tc>
          <w:tcPr>
            <w:tcW w:w="1039" w:type="dxa"/>
          </w:tcPr>
          <w:p w14:paraId="4E00A01D" w14:textId="7E168801" w:rsidR="004F6BAB" w:rsidRPr="004F6BAB" w:rsidRDefault="004F6BAB" w:rsidP="004F6BAB">
            <w:pPr>
              <w:pStyle w:val="Compact"/>
              <w:jc w:val="right"/>
              <w:rPr>
                <w:sz w:val="22"/>
                <w:szCs w:val="22"/>
              </w:rPr>
            </w:pPr>
            <w:r w:rsidRPr="004F6BAB">
              <w:rPr>
                <w:sz w:val="22"/>
                <w:szCs w:val="22"/>
              </w:rPr>
              <w:t>30.725,6</w:t>
            </w:r>
          </w:p>
        </w:tc>
        <w:tc>
          <w:tcPr>
            <w:tcW w:w="1091" w:type="dxa"/>
          </w:tcPr>
          <w:p w14:paraId="090B6197" w14:textId="416C8294" w:rsidR="004F6BAB" w:rsidRPr="004F6BAB" w:rsidRDefault="004F6BAB" w:rsidP="004F6BAB">
            <w:pPr>
              <w:pStyle w:val="Compact"/>
              <w:jc w:val="right"/>
              <w:rPr>
                <w:sz w:val="22"/>
                <w:szCs w:val="22"/>
              </w:rPr>
            </w:pPr>
            <w:r w:rsidRPr="004F6BAB">
              <w:rPr>
                <w:sz w:val="22"/>
                <w:szCs w:val="22"/>
              </w:rPr>
              <w:t>54.927,4</w:t>
            </w:r>
          </w:p>
        </w:tc>
        <w:tc>
          <w:tcPr>
            <w:tcW w:w="1091" w:type="dxa"/>
          </w:tcPr>
          <w:p w14:paraId="14AB844C" w14:textId="7ADA371D" w:rsidR="004F6BAB" w:rsidRPr="004F6BAB" w:rsidRDefault="004F6BAB" w:rsidP="004F6BAB">
            <w:pPr>
              <w:pStyle w:val="Compact"/>
              <w:jc w:val="right"/>
              <w:rPr>
                <w:sz w:val="22"/>
                <w:szCs w:val="22"/>
              </w:rPr>
            </w:pPr>
            <w:r w:rsidRPr="004F6BAB">
              <w:rPr>
                <w:sz w:val="22"/>
                <w:szCs w:val="22"/>
              </w:rPr>
              <w:t>HS/MS</w:t>
            </w:r>
          </w:p>
        </w:tc>
        <w:tc>
          <w:tcPr>
            <w:tcW w:w="1092" w:type="dxa"/>
          </w:tcPr>
          <w:p w14:paraId="12FF120E" w14:textId="20813B17" w:rsidR="004F6BAB" w:rsidRPr="004F6BAB" w:rsidRDefault="004F6BAB" w:rsidP="004F6BAB">
            <w:pPr>
              <w:pStyle w:val="Compact"/>
              <w:jc w:val="right"/>
              <w:rPr>
                <w:sz w:val="22"/>
                <w:szCs w:val="22"/>
              </w:rPr>
            </w:pPr>
            <w:r w:rsidRPr="004F6BAB">
              <w:rPr>
                <w:sz w:val="22"/>
                <w:szCs w:val="22"/>
              </w:rPr>
              <w:t>2023</w:t>
            </w:r>
            <w:commentRangeEnd w:id="90"/>
            <w:r w:rsidR="000E3034" w:rsidRPr="004F6BAB">
              <w:rPr>
                <w:rStyle w:val="Kommentarzeichen"/>
                <w:sz w:val="22"/>
                <w:szCs w:val="22"/>
              </w:rPr>
              <w:commentReference w:id="90"/>
            </w:r>
          </w:p>
        </w:tc>
      </w:tr>
    </w:tbl>
    <w:p w14:paraId="4E34C84F" w14:textId="77777777" w:rsidR="00D1541E" w:rsidRDefault="00D1541E">
      <w:bookmarkStart w:id="93" w:name="verifikation-und-reproduzierbarkeit"/>
      <w:bookmarkEnd w:id="78"/>
      <w:bookmarkEnd w:id="89"/>
    </w:p>
    <w:p w14:paraId="59F55C82" w14:textId="77777777" w:rsidR="00D1541E" w:rsidRPr="007128E8" w:rsidRDefault="00727CF6">
      <w:pPr>
        <w:pStyle w:val="berschrift2"/>
        <w:rPr>
          <w:lang w:val="de-DE"/>
        </w:rPr>
      </w:pPr>
      <w:bookmarkStart w:id="94" w:name="ergebnisse"/>
      <w:bookmarkEnd w:id="93"/>
      <w:r>
        <w:rPr>
          <w:lang w:val="de-DE"/>
        </w:rPr>
        <w:t>5 Ergebnisse</w:t>
      </w:r>
    </w:p>
    <w:p w14:paraId="34EAD0F4" w14:textId="2B9BA815" w:rsidR="00822935" w:rsidRPr="00822935" w:rsidRDefault="00822935" w:rsidP="00822935">
      <w:pPr>
        <w:pStyle w:val="FirstParagraph"/>
        <w:rPr>
          <w:lang w:val="de-DE"/>
        </w:rPr>
      </w:pPr>
      <w:r>
        <w:rPr>
          <w:lang w:val="de-DE"/>
        </w:rPr>
        <w:t xml:space="preserve">Alle berechneten </w:t>
      </w:r>
      <w:r w:rsidR="004F6BAB">
        <w:rPr>
          <w:lang w:val="de-DE"/>
        </w:rPr>
        <w:t>Optimierungsprobleme</w:t>
      </w:r>
      <w:r>
        <w:rPr>
          <w:lang w:val="de-DE"/>
        </w:rPr>
        <w:t xml:space="preserve"> erreichen </w:t>
      </w:r>
      <w:r w:rsidR="004F6BAB">
        <w:rPr>
          <w:lang w:val="de-DE"/>
        </w:rPr>
        <w:t>optimale Ergebnisse</w:t>
      </w:r>
      <w:r w:rsidR="00EF2B3F">
        <w:rPr>
          <w:lang w:val="de-DE"/>
        </w:rPr>
        <w:t>,</w:t>
      </w:r>
      <w:r>
        <w:rPr>
          <w:lang w:val="de-DE"/>
        </w:rPr>
        <w:t xml:space="preserve"> Wärme- und Speicherbilanzfehler liegen auf numerischem Genauigkeitsniveau. Die 15-min-Auflösung verändert die Höchstlast gegenüber einer Stundenrechnung messbar, das LCOH dagegen nur um 0,04 % bzw. 0,11 % (Chemie/Papier).</w:t>
      </w:r>
    </w:p>
    <w:p w14:paraId="65AE610A" w14:textId="4C9D7F95" w:rsidR="00822935" w:rsidRPr="00822935" w:rsidRDefault="00822935" w:rsidP="00822935">
      <w:pPr>
        <w:pStyle w:val="FirstParagraph"/>
        <w:rPr>
          <w:lang w:val="de-DE"/>
        </w:rPr>
      </w:pPr>
      <w:r>
        <w:rPr>
          <w:lang w:val="de-DE"/>
        </w:rPr>
        <w:t xml:space="preserve">Der Regimewechsel verschiebt die inkrementellen Wärmekosten um </w:t>
      </w:r>
      <w:commentRangeStart w:id="95"/>
      <w:r>
        <w:rPr>
          <w:lang w:val="de-DE"/>
        </w:rPr>
        <w:t xml:space="preserve">−4,1 bis +14,9 </w:t>
      </w:r>
      <w:commentRangeEnd w:id="95"/>
      <w:r w:rsidR="000A188D">
        <w:rPr>
          <w:rStyle w:val="Kommentarzeichen"/>
          <w:sz w:val="24"/>
          <w:szCs w:val="24"/>
          <w:lang w:val="de-DE"/>
        </w:rPr>
        <w:commentReference w:id="95"/>
      </w:r>
      <w:r>
        <w:rPr>
          <w:lang w:val="de-DE"/>
        </w:rPr>
        <w:t xml:space="preserve">EUR/MWh bei Fixpreis und −8,5 bis +15,1 EUR/MWh bei Day-Ahead. Der </w:t>
      </w:r>
      <w:commentRangeStart w:id="96"/>
      <w:r>
        <w:rPr>
          <w:lang w:val="de-DE"/>
        </w:rPr>
        <w:t xml:space="preserve">Interaktionsterm </w:t>
      </w:r>
      <w:commentRangeEnd w:id="96"/>
      <w:r w:rsidR="008313D4">
        <w:rPr>
          <w:rStyle w:val="Kommentarzeichen"/>
          <w:sz w:val="24"/>
          <w:szCs w:val="24"/>
          <w:lang w:val="de-DE"/>
        </w:rPr>
        <w:commentReference w:id="96"/>
      </w:r>
      <w:r>
        <w:rPr>
          <w:lang w:val="de-DE"/>
        </w:rPr>
        <w:t>zwischen Netzentgeltregime und Beschaffungsform ist standortspezifisch uneinheitlich: Er liegt zwischen −4,4 und +4,8 EUR/MWh, wobei zwei der vier Fälle einen positiven und zwei einen negativen Interaktionsterm aufweisen</w:t>
      </w:r>
      <w:r w:rsidR="00EF2B3F">
        <w:rPr>
          <w:lang w:val="de-DE"/>
        </w:rPr>
        <w:t>,</w:t>
      </w:r>
      <w:r>
        <w:rPr>
          <w:lang w:val="de-DE"/>
        </w:rPr>
        <w:t xml:space="preserve"> eine robuste allgemeine Komplementaritäts- oder Substitutionsaussage lässt sich aus den vier Fallstudien daher nicht ableiten. Die Zerlegung in einen direkten Tarifeffekt und einen Betriebsanpassungseffekt wird nicht als allgemeingültige Prozentaufteilung interpretiert.</w:t>
      </w:r>
    </w:p>
    <w:p w14:paraId="6DCDB3EB" w14:textId="5D07E34D" w:rsidR="00822935" w:rsidRDefault="00822935" w:rsidP="00822935">
      <w:pPr>
        <w:pStyle w:val="FirstParagraph"/>
        <w:rPr>
          <w:lang w:val="de-DE"/>
        </w:rPr>
      </w:pPr>
      <w:r>
        <w:rPr>
          <w:lang w:val="de-DE"/>
        </w:rPr>
        <w:t>Unter Fixpreis verschiebt der Regimewechsel die Wärmepumpenkapazität um −4.850 bis +38 kW und die Speicherkapazität um −14.671 bis +1.380 kWh</w:t>
      </w:r>
      <w:r w:rsidR="00EF2B3F">
        <w:rPr>
          <w:lang w:val="de-DE"/>
        </w:rPr>
        <w:t>,</w:t>
      </w:r>
      <w:r>
        <w:rPr>
          <w:lang w:val="de-DE"/>
        </w:rPr>
        <w:t xml:space="preserve"> der Elektrodenkessel bleibt </w:t>
      </w:r>
      <w:r>
        <w:rPr>
          <w:lang w:val="de-DE"/>
        </w:rPr>
        <w:t>in allen Kernläufen bei 0 kW. Normiert auf den jährlichen Wärmebedarf senkt der Speicher die Systemkosten standort- und szenarioübergreifend um 0,04 bis 0,39 EUR/MWh_th; absolute Werte sind wegen der stark unterschiedlichen Standortgrößen (254 bis 232.767 MWh_th/a) nicht unmittelbar vergleichbar und werden daher nicht aufsummiert.</w:t>
      </w:r>
    </w:p>
    <w:p w14:paraId="077C1ECF" w14:textId="77777777" w:rsidR="00822935" w:rsidRPr="007128E8" w:rsidRDefault="00822935" w:rsidP="00822935">
      <w:pPr>
        <w:pStyle w:val="FirstParagraph"/>
        <w:rPr>
          <w:lang w:val="de-DE"/>
        </w:rPr>
      </w:pPr>
      <w:commentRangeStart w:id="97"/>
      <w:commentRangeStart w:id="98"/>
      <w:r>
        <w:rPr>
          <w:b/>
          <w:bCs/>
          <w:noProof/>
          <w:lang w:val="de-DE"/>
        </w:rPr>
        <w:drawing>
          <wp:inline distT="0" distB="0" distL="0" distR="0" wp14:anchorId="593584BC" wp14:editId="26162621">
            <wp:extent cx="5518150" cy="1645920"/>
            <wp:effectExtent l="0" t="0" r="6350" b="0"/>
            <wp:docPr id="392479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578"/>
                    <a:stretch>
                      <a:fillRect/>
                    </a:stretch>
                  </pic:blipFill>
                  <pic:spPr bwMode="auto">
                    <a:xfrm>
                      <a:off x="0" y="0"/>
                      <a:ext cx="5518150" cy="1645920"/>
                    </a:xfrm>
                    <a:prstGeom prst="rect">
                      <a:avLst/>
                    </a:prstGeom>
                    <a:noFill/>
                    <a:ln>
                      <a:noFill/>
                    </a:ln>
                    <a:extLst>
                      <a:ext uri="{53640926-AAD7-44D8-BBD7-CCE9431645EC}">
                        <a14:shadowObscured xmlns:a14="http://schemas.microsoft.com/office/drawing/2010/main"/>
                      </a:ext>
                    </a:extLst>
                  </pic:spPr>
                </pic:pic>
              </a:graphicData>
            </a:graphic>
          </wp:inline>
        </w:drawing>
      </w:r>
      <w:commentRangeEnd w:id="97"/>
      <w:r w:rsidR="008313D4" w:rsidRPr="007128E8">
        <w:rPr>
          <w:rStyle w:val="Kommentarzeichen"/>
          <w:sz w:val="24"/>
          <w:szCs w:val="24"/>
          <w:lang w:val="de-DE"/>
        </w:rPr>
        <w:commentReference w:id="97"/>
      </w:r>
      <w:commentRangeEnd w:id="98"/>
      <w:r w:rsidR="000A188D" w:rsidRPr="007128E8">
        <w:rPr>
          <w:rStyle w:val="Kommentarzeichen"/>
          <w:sz w:val="24"/>
          <w:szCs w:val="24"/>
          <w:lang w:val="de-DE"/>
        </w:rPr>
        <w:commentReference w:id="98"/>
      </w:r>
    </w:p>
    <w:p w14:paraId="3FB695FC" w14:textId="71C122DD" w:rsidR="00822935" w:rsidRPr="004F6BAB" w:rsidRDefault="00822935" w:rsidP="00852142">
      <w:pPr>
        <w:pStyle w:val="Blocktext"/>
        <w:ind w:left="0" w:right="0"/>
        <w:rPr>
          <w:i/>
          <w:iCs/>
          <w:lang w:val="de-DE"/>
        </w:rPr>
      </w:pPr>
      <w:r w:rsidRPr="004F6BAB">
        <w:rPr>
          <w:b/>
          <w:bCs/>
          <w:i/>
          <w:iCs/>
          <w:lang w:val="de-DE"/>
        </w:rPr>
        <w:t>Abb. 2:</w:t>
      </w:r>
      <w:r w:rsidRPr="004F6BAB">
        <w:rPr>
          <w:i/>
          <w:iCs/>
          <w:lang w:val="de-DE"/>
        </w:rPr>
        <w:t xml:space="preserve"> (a) </w:t>
      </w:r>
      <m:oMath>
        <m:sSub>
          <m:sSubPr>
            <m:ctrlPr>
              <w:rPr>
                <w:rFonts w:ascii="Cambria Math" w:hAnsi="Cambria Math"/>
                <w:i/>
                <w:iCs/>
              </w:rPr>
            </m:ctrlPr>
          </m:sSubPr>
          <m:e>
            <m:r>
              <w:rPr>
                <w:rFonts w:ascii="Cambria Math" w:hAnsi="Cambria Math"/>
                <w:lang w:val="de-DE"/>
              </w:rPr>
              <m:t>LCOH</m:t>
            </m:r>
          </m:e>
          <m:sub>
            <m:r>
              <w:rPr>
                <w:rFonts w:ascii="Cambria Math" w:hAnsi="Cambria Math"/>
                <w:lang w:val="de-DE"/>
              </w:rPr>
              <m:t>inc</m:t>
            </m:r>
          </m:sub>
        </m:sSub>
      </m:oMath>
      <w:r w:rsidRPr="004F6BAB">
        <w:rPr>
          <w:i/>
          <w:iCs/>
          <w:lang w:val="de-DE"/>
        </w:rPr>
        <w:t xml:space="preserve"> je Standort über die vier Regime. (b) Anlagenauslegung (HP/EK/Gas, gestapelt) unter AgNes/Day-Ahead. (c) Wärmespeicherkapazität je Standort unter AgNes/Day-Ahead.</w:t>
      </w:r>
    </w:p>
    <w:p w14:paraId="5AA4B385" w14:textId="4F9B8B8A" w:rsidR="00822935" w:rsidRDefault="00822935" w:rsidP="00822935">
      <w:pPr>
        <w:pStyle w:val="FirstParagraph"/>
        <w:rPr>
          <w:lang w:val="de-DE"/>
        </w:rPr>
      </w:pPr>
      <w:r>
        <w:rPr>
          <w:lang w:val="de-DE"/>
        </w:rPr>
        <w:t>Das Verhältnis C/Pmax liegt zwischen 15 % und 91 %, E₂/E im Mittel bei 14 %. Die analytische Regel weist im evaluate-Modus (V-01) sowie bei Anwendung auf den vom LP realisierten Gesamtlastgang (V-04) eine relative Abweichung von weniger als 0,5 % auf, weicht im untersuchten gekoppelten Modell jedoch um bis zu 34,7 % ab. Ursache ist die Rückkopplung zwischen Anlagenbetrieb, Lastdauerlinie und der über C* bestimmten Bemessungsgröße</w:t>
      </w:r>
      <w:r w:rsidR="00EF2B3F">
        <w:rPr>
          <w:lang w:val="de-DE"/>
        </w:rPr>
        <w:t>,</w:t>
      </w:r>
      <w:r>
        <w:rPr>
          <w:lang w:val="de-DE"/>
        </w:rPr>
        <w:t xml:space="preserve"> die Abweichung ist damit der Elektrifizierung selbst zuzuschreiben, nicht einem Fehler der Regel.</w:t>
      </w:r>
    </w:p>
    <w:p w14:paraId="7B87E063" w14:textId="77777777" w:rsidR="00822935" w:rsidRDefault="00822935" w:rsidP="00822935">
      <w:pPr>
        <w:pStyle w:val="Blocktext"/>
        <w:jc w:val="center"/>
        <w:rPr>
          <w:b/>
          <w:bCs/>
          <w:lang w:val="de-DE"/>
        </w:rPr>
      </w:pPr>
      <w:bookmarkStart w:id="99" w:name="X298b8a1c1e9de96d4e3b2b6b7caa014de1b88e0"/>
      <w:commentRangeStart w:id="100"/>
      <w:r>
        <w:rPr>
          <w:noProof/>
        </w:rPr>
        <w:drawing>
          <wp:inline distT="0" distB="0" distL="0" distR="0" wp14:anchorId="08FD3FE9" wp14:editId="31585DE0">
            <wp:extent cx="3284525" cy="2693152"/>
            <wp:effectExtent l="0" t="0" r="0" b="0"/>
            <wp:docPr id="15221012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516"/>
                    <a:stretch>
                      <a:fillRect/>
                    </a:stretch>
                  </pic:blipFill>
                  <pic:spPr bwMode="auto">
                    <a:xfrm>
                      <a:off x="0" y="0"/>
                      <a:ext cx="3303723" cy="2708893"/>
                    </a:xfrm>
                    <a:prstGeom prst="rect">
                      <a:avLst/>
                    </a:prstGeom>
                    <a:noFill/>
                    <a:ln>
                      <a:noFill/>
                    </a:ln>
                    <a:extLst>
                      <a:ext uri="{53640926-AAD7-44D8-BBD7-CCE9431645EC}">
                        <a14:shadowObscured xmlns:a14="http://schemas.microsoft.com/office/drawing/2010/main"/>
                      </a:ext>
                    </a:extLst>
                  </pic:spPr>
                </pic:pic>
              </a:graphicData>
            </a:graphic>
          </wp:inline>
        </w:drawing>
      </w:r>
      <w:commentRangeEnd w:id="100"/>
      <w:r w:rsidR="000A188D">
        <w:rPr>
          <w:rStyle w:val="Kommentarzeichen"/>
          <w:b/>
          <w:bCs/>
          <w:sz w:val="24"/>
          <w:szCs w:val="24"/>
          <w:lang w:val="de-DE"/>
        </w:rPr>
        <w:commentReference w:id="100"/>
      </w:r>
    </w:p>
    <w:p w14:paraId="26B82576" w14:textId="13B20979" w:rsidR="00822935" w:rsidRPr="004F6BAB" w:rsidRDefault="00822935" w:rsidP="00852142">
      <w:pPr>
        <w:pStyle w:val="Blocktext"/>
        <w:ind w:left="0" w:right="0"/>
        <w:rPr>
          <w:i/>
          <w:iCs/>
          <w:lang w:val="de-DE"/>
        </w:rPr>
      </w:pPr>
      <w:r w:rsidRPr="004F6BAB">
        <w:rPr>
          <w:b/>
          <w:bCs/>
          <w:i/>
          <w:iCs/>
          <w:lang w:val="de-DE"/>
        </w:rPr>
        <w:t>Abb. 3:</w:t>
      </w:r>
      <w:r w:rsidRPr="004F6BAB">
        <w:rPr>
          <w:i/>
          <w:iCs/>
          <w:lang w:val="de-DE"/>
        </w:rPr>
        <w:t xml:space="preserve"> Jahresdauerlinien je Standort (ELEC, AgNes, Day-Ahead) mit bestellter Kapazität </w:t>
      </w:r>
      <m:oMath>
        <m:r>
          <w:rPr>
            <w:rFonts w:ascii="Cambria Math" w:hAnsi="Cambria Math"/>
          </w:rPr>
          <m:t>C</m:t>
        </m:r>
      </m:oMath>
      <w:r w:rsidRPr="004F6BAB">
        <w:rPr>
          <w:i/>
          <w:iCs/>
          <w:lang w:val="de-DE"/>
        </w:rPr>
        <w:t xml:space="preserve">, realisiertem </w:t>
      </w:r>
      <m:oMath>
        <m:sSub>
          <m:sSubPr>
            <m:ctrlPr>
              <w:rPr>
                <w:rFonts w:ascii="Cambria Math" w:hAnsi="Cambria Math"/>
                <w:i/>
                <w:iCs/>
              </w:rPr>
            </m:ctrlPr>
          </m:sSubPr>
          <m:e>
            <m:r>
              <w:rPr>
                <w:rFonts w:ascii="Cambria Math" w:hAnsi="Cambria Math"/>
              </w:rPr>
              <m:t>P</m:t>
            </m:r>
          </m:e>
          <m:sub>
            <m:r>
              <w:rPr>
                <w:rFonts w:ascii="Cambria Math" w:hAnsi="Cambria Math"/>
                <w:lang w:val="de-DE"/>
              </w:rPr>
              <m:t>max</m:t>
            </m:r>
          </m:sub>
        </m:sSub>
      </m:oMath>
      <w:r w:rsidRPr="004F6BAB">
        <w:rPr>
          <w:i/>
          <w:iCs/>
          <w:lang w:val="de-DE"/>
        </w:rPr>
        <w:t xml:space="preserve">, der </w:t>
      </w:r>
      <m:oMath>
        <m:sSub>
          <m:sSubPr>
            <m:ctrlPr>
              <w:rPr>
                <w:rFonts w:ascii="Cambria Math" w:hAnsi="Cambria Math"/>
                <w:i/>
                <w:iCs/>
              </w:rPr>
            </m:ctrlPr>
          </m:sSubPr>
          <m:e>
            <m:r>
              <w:rPr>
                <w:rFonts w:ascii="Cambria Math" w:hAnsi="Cambria Math"/>
              </w:rPr>
              <m:t>E</m:t>
            </m:r>
          </m:e>
          <m:sub>
            <m:r>
              <w:rPr>
                <w:rFonts w:ascii="Cambria Math" w:hAnsi="Cambria Math"/>
                <w:lang w:val="de-DE"/>
              </w:rPr>
              <m:t>2</m:t>
            </m:r>
          </m:sub>
        </m:sSub>
      </m:oMath>
      <w:r w:rsidRPr="004F6BAB">
        <w:rPr>
          <w:i/>
          <w:iCs/>
          <w:lang w:val="de-DE"/>
        </w:rPr>
        <w:t xml:space="preserve">-Fläche und </w:t>
      </w:r>
      <m:oMath>
        <m:sSup>
          <m:sSupPr>
            <m:ctrlPr>
              <w:rPr>
                <w:rFonts w:ascii="Cambria Math" w:hAnsi="Cambria Math"/>
                <w:i/>
                <w:iCs/>
              </w:rPr>
            </m:ctrlPr>
          </m:sSupPr>
          <m:e>
            <m:r>
              <w:rPr>
                <w:rFonts w:ascii="Cambria Math" w:hAnsi="Cambria Math"/>
                <w:lang w:val="de-DE"/>
              </w:rPr>
              <m:t>h</m:t>
            </m:r>
          </m:e>
          <m:sup>
            <m:r>
              <w:rPr>
                <w:rFonts w:ascii="Cambria Math" w:hAnsi="Cambria Math"/>
                <w:lang w:val="de-DE"/>
              </w:rPr>
              <m:t>*</m:t>
            </m:r>
          </m:sup>
        </m:sSup>
      </m:oMath>
      <w:r w:rsidRPr="004F6BAB">
        <w:rPr>
          <w:i/>
          <w:iCs/>
          <w:lang w:val="de-DE"/>
        </w:rPr>
        <w:t>-Marker auf der Dauerachse.</w:t>
      </w:r>
    </w:p>
    <w:bookmarkEnd w:id="99"/>
    <w:p w14:paraId="0181DE23" w14:textId="41682949" w:rsidR="00822935" w:rsidRDefault="00822935" w:rsidP="00822935">
      <w:pPr>
        <w:pStyle w:val="FirstParagraph"/>
        <w:rPr>
          <w:lang w:val="de-DE"/>
        </w:rPr>
      </w:pPr>
      <w:r>
        <w:rPr>
          <w:lang w:val="de-DE"/>
        </w:rPr>
        <w:t xml:space="preserve">Der bei fixierter ELEC-Auslegung bedingte Break-even-Gaspreis liegt bei festem </w:t>
      </w:r>
      <w:commentRangeStart w:id="101"/>
      <w:r>
        <w:rPr>
          <w:lang w:val="de-DE"/>
        </w:rPr>
        <w:t xml:space="preserve">CO₂-Preis </w:t>
      </w:r>
      <w:commentRangeEnd w:id="101"/>
      <w:r w:rsidR="000A188D">
        <w:rPr>
          <w:rStyle w:val="Kommentarzeichen"/>
          <w:sz w:val="24"/>
          <w:szCs w:val="24"/>
          <w:lang w:val="de-DE"/>
        </w:rPr>
        <w:t xml:space="preserve">(Referenzwert 60 EUR/t, Größenordnung BEHG-Festpreispfad 2026) </w:t>
      </w:r>
      <w:r>
        <w:rPr>
          <w:lang w:val="de-DE"/>
        </w:rPr>
        <w:t>zwischen 13 und 32 EUR/MWhHu (7 von 8 Ketten über beide Netzregime konvergiert)</w:t>
      </w:r>
      <w:r w:rsidR="00EF2B3F">
        <w:rPr>
          <w:lang w:val="de-DE"/>
        </w:rPr>
        <w:t>,</w:t>
      </w:r>
      <w:r>
        <w:rPr>
          <w:lang w:val="de-DE"/>
        </w:rPr>
        <w:t xml:space="preserve"> der Break-even-CO₂-Preis bei festem Gaspreis (Referenzwert 38 EUR/MWh_Hu, Literaturschätzung Industriegaspreis) zwischen 11 und 30 EUR/t (2 von 8 Ketten konvergiert</w:t>
      </w:r>
      <w:r w:rsidR="00EF2B3F">
        <w:rPr>
          <w:lang w:val="de-DE"/>
        </w:rPr>
        <w:t>,</w:t>
      </w:r>
      <w:r>
        <w:rPr>
          <w:lang w:val="de-DE"/>
        </w:rPr>
        <w:t xml:space="preserve"> für die übrigen Fälle liegt im untersuchten Preisintervall kein Vorzeichenwechsel und damit kein Break-even vor). Die Break-even-Werte werden als modellinterne Schwellenwerte interpretiert</w:t>
      </w:r>
      <w:r w:rsidR="00EF2B3F">
        <w:rPr>
          <w:lang w:val="de-DE"/>
        </w:rPr>
        <w:t>,</w:t>
      </w:r>
      <w:r>
        <w:rPr>
          <w:lang w:val="de-DE"/>
        </w:rPr>
        <w:t xml:space="preserve"> ein Vergleich mit aktuellen Marktpreisen ist nicht Bestandteil dieser Auswertung.</w:t>
      </w:r>
    </w:p>
    <w:p w14:paraId="6E339604" w14:textId="57BEC0CF" w:rsidR="00822935" w:rsidRPr="007128E8" w:rsidRDefault="00852142" w:rsidP="00852142">
      <w:pPr>
        <w:pStyle w:val="Blocktext"/>
        <w:ind w:left="0" w:right="0"/>
        <w:rPr>
          <w:lang w:val="de-DE"/>
        </w:rPr>
      </w:pPr>
      <w:commentRangeStart w:id="102"/>
      <w:r>
        <w:rPr>
          <w:noProof/>
          <w:lang w:val="de-DE"/>
        </w:rPr>
        <w:lastRenderedPageBreak/>
        <w:drawing>
          <wp:inline distT="0" distB="0" distL="0" distR="0" wp14:anchorId="4BF79DB0" wp14:editId="4CBECA59">
            <wp:extent cx="5972175" cy="1924050"/>
            <wp:effectExtent l="0" t="0" r="9525" b="0"/>
            <wp:docPr id="9653254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4627"/>
                    <a:stretch>
                      <a:fillRect/>
                    </a:stretch>
                  </pic:blipFill>
                  <pic:spPr bwMode="auto">
                    <a:xfrm>
                      <a:off x="0" y="0"/>
                      <a:ext cx="5972175" cy="1924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02"/>
      <w:r w:rsidR="000A188D" w:rsidRPr="004F6BAB">
        <w:rPr>
          <w:rStyle w:val="Kommentarzeichen"/>
          <w:b/>
          <w:bCs/>
          <w:i/>
          <w:iCs/>
          <w:sz w:val="24"/>
          <w:szCs w:val="24"/>
          <w:lang w:val="de-DE"/>
        </w:rPr>
        <w:commentReference w:id="102"/>
      </w:r>
      <w:r w:rsidR="00822935" w:rsidRPr="004F6BAB">
        <w:rPr>
          <w:b/>
          <w:bCs/>
          <w:i/>
          <w:iCs/>
          <w:lang w:val="de-DE"/>
        </w:rPr>
        <w:t>Abb. 4:</w:t>
      </w:r>
      <w:r w:rsidR="00822935" w:rsidRPr="004F6BAB">
        <w:rPr>
          <w:i/>
          <w:iCs/>
          <w:lang w:val="de-DE"/>
        </w:rPr>
        <w:t xml:space="preserve"> Fossiler Break-even-Gas- und -CO₂-Preis je Standort und Netzregime (Hybrid-ELEC vs. GAS, Day-Ahead, ELEC-Kapazitäten aus dem jeweiligen Kernlauf-Optimum im Redispatch-Modus).</w:t>
      </w:r>
    </w:p>
    <w:p w14:paraId="4C0F0539" w14:textId="5315D611" w:rsidR="00822935" w:rsidRPr="00822935" w:rsidRDefault="00822935" w:rsidP="00822935">
      <w:pPr>
        <w:pStyle w:val="FirstParagraph"/>
        <w:rPr>
          <w:lang w:val="de-DE"/>
        </w:rPr>
      </w:pPr>
      <w:r>
        <w:rPr>
          <w:lang w:val="de-DE"/>
        </w:rPr>
        <w:t>Die Tarifsensitivität zeigt eine Variation von C um 63.456 kW und der Speicherkapazität um 37.895 kWh. Für θ &gt; 1 wird in keinem Lauf mindestens 98 % von Pmax bestellt (gegenüber 2 % der Läufe bei θ ≤ 1)</w:t>
      </w:r>
      <w:r w:rsidR="00EF2B3F">
        <w:rPr>
          <w:lang w:val="de-DE"/>
        </w:rPr>
        <w:t>,</w:t>
      </w:r>
      <w:r>
        <w:rPr>
          <w:lang w:val="de-DE"/>
        </w:rPr>
        <w:t xml:space="preserve"> θ ≈ 1 deutet damit auf einen Übergang zwischen Voll- und Teilbestellung hin; die Evidenz dafür ist mit einem von 48 Läufen mit θ ≤ 1 oberhalb der 98-%-Schwelle schwach und wird nicht als scharfe Grenze interpretiert. Die Bandanteil-Sensitivität verändert die Rangfolge der größten Erzeuger nicht (4 von 4 Standorten stabil).</w:t>
      </w:r>
    </w:p>
    <w:p w14:paraId="77484521" w14:textId="3584F1E2" w:rsidR="00D1541E" w:rsidRPr="004F6BAB" w:rsidRDefault="009B6523">
      <w:pPr>
        <w:pStyle w:val="Textkrper"/>
        <w:rPr>
          <w:i/>
          <w:iCs/>
          <w:lang w:val="de-DE"/>
        </w:rPr>
      </w:pPr>
      <w:bookmarkStart w:id="103" w:name="tarifsensitivität"/>
      <w:r w:rsidRPr="004F6BAB">
        <w:rPr>
          <w:b/>
          <w:bCs/>
          <w:i/>
          <w:iCs/>
          <w:lang w:val="de-DE"/>
        </w:rPr>
        <w:t>Tab. 3: Kern-KPI je Standort.</w:t>
      </w:r>
      <w:r w:rsidRPr="004F6BAB">
        <w:rPr>
          <w:i/>
          <w:iCs/>
          <w:lang w:val="de-DE"/>
        </w:rPr>
        <w:t xml:space="preserve"> LCOH₀₀: </w:t>
      </w:r>
      <m:oMath>
        <m:sSub>
          <m:sSubPr>
            <m:ctrlPr>
              <w:rPr>
                <w:rFonts w:ascii="Cambria Math" w:hAnsi="Cambria Math"/>
                <w:i/>
                <w:iCs/>
              </w:rPr>
            </m:ctrlPr>
          </m:sSubPr>
          <m:e>
            <m:r>
              <w:rPr>
                <w:rFonts w:ascii="Cambria Math" w:hAnsi="Cambria Math"/>
                <w:lang w:val="de-DE"/>
              </w:rPr>
              <m:t>LCOH</m:t>
            </m:r>
          </m:e>
          <m:sub>
            <m:r>
              <w:rPr>
                <w:rFonts w:ascii="Cambria Math" w:hAnsi="Cambria Math"/>
                <w:lang w:val="de-DE"/>
              </w:rPr>
              <m:t>inc</m:t>
            </m:r>
          </m:sub>
        </m:sSub>
      </m:oMath>
      <w:r w:rsidRPr="004F6BAB">
        <w:rPr>
          <w:i/>
          <w:iCs/>
          <w:lang w:val="de-DE"/>
        </w:rPr>
        <w:t xml:space="preserve"> im Referenzfall StromNEV/Fixpreis. </w:t>
      </w:r>
      <w:r w:rsidRPr="004F6BAB">
        <w:rPr>
          <w:i/>
          <w:iCs/>
        </w:rPr>
        <w:t>Δ</w:t>
      </w:r>
      <w:r w:rsidRPr="004F6BAB">
        <w:rPr>
          <w:i/>
          <w:iCs/>
          <w:lang w:val="de-DE"/>
        </w:rPr>
        <w:t xml:space="preserve">_Netz: AgNes − StromNEV, getrennt für Fixpreis und Day-Ahead (DA). </w:t>
      </w:r>
      <w:commentRangeStart w:id="104"/>
      <w:r w:rsidRPr="004F6BAB">
        <w:rPr>
          <w:i/>
          <w:iCs/>
        </w:rPr>
        <w:t>Δ</w:t>
      </w:r>
      <w:r w:rsidRPr="004F6BAB">
        <w:rPr>
          <w:i/>
          <w:iCs/>
          <w:lang w:val="de-DE"/>
        </w:rPr>
        <w:t>_Preis</w:t>
      </w:r>
      <w:commentRangeEnd w:id="104"/>
      <w:r w:rsidR="000A188D" w:rsidRPr="004F6BAB">
        <w:rPr>
          <w:rStyle w:val="Kommentarzeichen"/>
          <w:i/>
          <w:iCs/>
          <w:sz w:val="24"/>
          <w:szCs w:val="24"/>
          <w:lang w:val="de-DE"/>
        </w:rPr>
        <w:commentReference w:id="104"/>
      </w:r>
      <w:r w:rsidRPr="004F6BAB">
        <w:rPr>
          <w:i/>
          <w:iCs/>
          <w:lang w:val="de-DE"/>
        </w:rPr>
        <w:t xml:space="preserve">: DA − Fixpreis, getrennt für StromNEV und AgNes. </w:t>
      </w:r>
      <w:r w:rsidRPr="004F6BAB">
        <w:rPr>
          <w:i/>
          <w:iCs/>
        </w:rPr>
        <w:t>Δ</w:t>
      </w:r>
      <w:r w:rsidRPr="004F6BAB">
        <w:rPr>
          <w:i/>
          <w:iCs/>
          <w:lang w:val="de-DE"/>
        </w:rPr>
        <w:t xml:space="preserve">_inter: 2×2-Interaktionsterm. Alle Werte in EUR/MWh. </w:t>
      </w:r>
      <m:oMath>
        <m:r>
          <w:rPr>
            <w:rFonts w:ascii="Cambria Math" w:hAnsi="Cambria Math"/>
          </w:rPr>
          <m:t>C</m:t>
        </m:r>
        <m:r>
          <w:rPr>
            <w:rFonts w:ascii="Cambria Math" w:hAnsi="Cambria Math"/>
            <w:lang w:val="de-DE"/>
          </w:rPr>
          <m:t>/</m:t>
        </m:r>
        <m:sSub>
          <m:sSubPr>
            <m:ctrlPr>
              <w:rPr>
                <w:rFonts w:ascii="Cambria Math" w:hAnsi="Cambria Math"/>
                <w:i/>
                <w:iCs/>
              </w:rPr>
            </m:ctrlPr>
          </m:sSubPr>
          <m:e>
            <m:r>
              <w:rPr>
                <w:rFonts w:ascii="Cambria Math" w:hAnsi="Cambria Math"/>
              </w:rPr>
              <m:t>P</m:t>
            </m:r>
          </m:e>
          <m:sub>
            <m:r>
              <w:rPr>
                <w:rFonts w:ascii="Cambria Math" w:hAnsi="Cambria Math"/>
                <w:lang w:val="de-DE"/>
              </w:rPr>
              <m:t>max</m:t>
            </m:r>
          </m:sub>
        </m:sSub>
      </m:oMath>
      <w:r w:rsidRPr="004F6BAB">
        <w:rPr>
          <w:i/>
          <w:iCs/>
          <w:lang w:val="de-DE"/>
        </w:rPr>
        <w:t xml:space="preserve">, </w:t>
      </w:r>
      <m:oMath>
        <m:sSub>
          <m:sSubPr>
            <m:ctrlPr>
              <w:rPr>
                <w:rFonts w:ascii="Cambria Math" w:hAnsi="Cambria Math"/>
                <w:i/>
                <w:iCs/>
              </w:rPr>
            </m:ctrlPr>
          </m:sSubPr>
          <m:e>
            <m:r>
              <w:rPr>
                <w:rFonts w:ascii="Cambria Math" w:hAnsi="Cambria Math"/>
              </w:rPr>
              <m:t>E</m:t>
            </m:r>
          </m:e>
          <m:sub>
            <m:r>
              <w:rPr>
                <w:rFonts w:ascii="Cambria Math" w:hAnsi="Cambria Math"/>
                <w:lang w:val="de-DE"/>
              </w:rPr>
              <m:t>2</m:t>
            </m:r>
          </m:sub>
        </m:sSub>
        <m:r>
          <w:rPr>
            <w:rFonts w:ascii="Cambria Math" w:hAnsi="Cambria Math"/>
            <w:lang w:val="de-DE"/>
          </w:rPr>
          <m:t>/</m:t>
        </m:r>
        <m:r>
          <w:rPr>
            <w:rFonts w:ascii="Cambria Math" w:hAnsi="Cambria Math"/>
          </w:rPr>
          <m:t>E</m:t>
        </m:r>
      </m:oMath>
      <w:r w:rsidRPr="004F6BAB">
        <w:rPr>
          <w:i/>
          <w:iCs/>
          <w:lang w:val="de-DE"/>
        </w:rPr>
        <w:t xml:space="preserve"> unter AgNes/Day-Ahead.</w:t>
      </w:r>
    </w:p>
    <w:tbl>
      <w:tblPr>
        <w:tblStyle w:val="Table"/>
        <w:tblW w:w="5000" w:type="pct"/>
        <w:tblLayout w:type="fixed"/>
        <w:tblLook w:val="0020" w:firstRow="1" w:lastRow="0" w:firstColumn="0" w:lastColumn="0" w:noHBand="0" w:noVBand="0"/>
      </w:tblPr>
      <w:tblGrid>
        <w:gridCol w:w="1046"/>
        <w:gridCol w:w="1045"/>
        <w:gridCol w:w="1045"/>
        <w:gridCol w:w="1045"/>
        <w:gridCol w:w="1045"/>
        <w:gridCol w:w="1045"/>
        <w:gridCol w:w="1045"/>
        <w:gridCol w:w="1045"/>
        <w:gridCol w:w="1045"/>
      </w:tblGrid>
      <w:tr w:rsidR="00D1541E" w:rsidRPr="00C32AAD" w14:paraId="7453EEED" w14:textId="77777777" w:rsidTr="00E31921">
        <w:trPr>
          <w:cnfStyle w:val="100000000000" w:firstRow="1" w:lastRow="0" w:firstColumn="0" w:lastColumn="0" w:oddVBand="0" w:evenVBand="0" w:oddHBand="0" w:evenHBand="0" w:firstRowFirstColumn="0" w:firstRowLastColumn="0" w:lastRowFirstColumn="0" w:lastRowLastColumn="0"/>
          <w:tblHeader/>
        </w:trPr>
        <w:tc>
          <w:tcPr>
            <w:tcW w:w="879" w:type="dxa"/>
            <w:tcBorders>
              <w:bottom w:val="single" w:sz="2" w:space="0" w:color="auto"/>
            </w:tcBorders>
          </w:tcPr>
          <w:p w14:paraId="2A90F2A2" w14:textId="5BF5A1E3" w:rsidR="00D1541E" w:rsidRPr="00C32AAD" w:rsidRDefault="00E31921">
            <w:pPr>
              <w:pStyle w:val="Compact"/>
              <w:rPr>
                <w:sz w:val="20"/>
                <w:szCs w:val="20"/>
              </w:rPr>
            </w:pPr>
            <w:r>
              <w:rPr>
                <w:sz w:val="20"/>
                <w:szCs w:val="20"/>
              </w:rPr>
              <w:t>Fabrik</w:t>
            </w:r>
          </w:p>
        </w:tc>
        <w:tc>
          <w:tcPr>
            <w:tcW w:w="879" w:type="dxa"/>
            <w:tcBorders>
              <w:bottom w:val="single" w:sz="2" w:space="0" w:color="auto"/>
            </w:tcBorders>
          </w:tcPr>
          <w:p w14:paraId="15B8FD35" w14:textId="77777777" w:rsidR="00D1541E" w:rsidRPr="00C32AAD" w:rsidRDefault="009B6523">
            <w:pPr>
              <w:pStyle w:val="Compact"/>
              <w:rPr>
                <w:sz w:val="20"/>
                <w:szCs w:val="20"/>
              </w:rPr>
            </w:pPr>
            <w:r>
              <w:rPr>
                <w:sz w:val="20"/>
                <w:szCs w:val="20"/>
              </w:rPr>
              <w:t>LCOH</w:t>
            </w:r>
            <w:commentRangeStart w:id="105"/>
            <w:r>
              <w:rPr>
                <w:sz w:val="20"/>
                <w:szCs w:val="20"/>
              </w:rPr>
              <w:t>₀₀</w:t>
            </w:r>
            <w:commentRangeEnd w:id="105"/>
            <w:r w:rsidR="000A188D" w:rsidRPr="00C32AAD">
              <w:rPr>
                <w:rStyle w:val="Kommentarzeichen"/>
                <w:sz w:val="20"/>
                <w:szCs w:val="20"/>
              </w:rPr>
              <w:commentReference w:id="105"/>
            </w:r>
          </w:p>
        </w:tc>
        <w:tc>
          <w:tcPr>
            <w:tcW w:w="879" w:type="dxa"/>
            <w:tcBorders>
              <w:bottom w:val="single" w:sz="2" w:space="0" w:color="auto"/>
            </w:tcBorders>
          </w:tcPr>
          <w:p w14:paraId="74D69140" w14:textId="226028B6" w:rsidR="00D1541E" w:rsidRPr="00C32AAD" w:rsidRDefault="009B6523">
            <w:pPr>
              <w:pStyle w:val="Compact"/>
              <w:rPr>
                <w:sz w:val="20"/>
                <w:szCs w:val="20"/>
              </w:rPr>
            </w:pPr>
            <w:commentRangeStart w:id="106"/>
            <w:r>
              <w:rPr>
                <w:sz w:val="20"/>
                <w:szCs w:val="20"/>
              </w:rPr>
              <w:t>ΔNetz</w:t>
            </w:r>
            <w:commentRangeEnd w:id="106"/>
            <w:r w:rsidR="000A188D">
              <w:rPr>
                <w:rStyle w:val="Kommentarzeichen"/>
                <w:sz w:val="20"/>
                <w:szCs w:val="20"/>
              </w:rPr>
              <w:commentReference w:id="106"/>
            </w:r>
            <w:r>
              <w:rPr>
                <w:sz w:val="20"/>
                <w:szCs w:val="20"/>
              </w:rPr>
              <w:t>,Fix</w:t>
            </w:r>
          </w:p>
        </w:tc>
        <w:tc>
          <w:tcPr>
            <w:tcW w:w="879" w:type="dxa"/>
            <w:tcBorders>
              <w:bottom w:val="single" w:sz="2" w:space="0" w:color="auto"/>
            </w:tcBorders>
          </w:tcPr>
          <w:p w14:paraId="668F2A86" w14:textId="5E068E54" w:rsidR="00D1541E" w:rsidRPr="00C32AAD" w:rsidRDefault="009B6523">
            <w:pPr>
              <w:pStyle w:val="Compact"/>
              <w:rPr>
                <w:sz w:val="20"/>
                <w:szCs w:val="20"/>
              </w:rPr>
            </w:pPr>
            <w:r>
              <w:rPr>
                <w:sz w:val="20"/>
                <w:szCs w:val="20"/>
              </w:rPr>
              <w:t>ΔNetz,DA</w:t>
            </w:r>
          </w:p>
        </w:tc>
        <w:tc>
          <w:tcPr>
            <w:tcW w:w="879" w:type="dxa"/>
            <w:tcBorders>
              <w:bottom w:val="single" w:sz="2" w:space="0" w:color="auto"/>
            </w:tcBorders>
          </w:tcPr>
          <w:p w14:paraId="1D5F54A3" w14:textId="3C8F1FE8" w:rsidR="00D1541E" w:rsidRPr="00C32AAD" w:rsidRDefault="009B6523">
            <w:pPr>
              <w:pStyle w:val="Compact"/>
              <w:rPr>
                <w:sz w:val="20"/>
                <w:szCs w:val="20"/>
              </w:rPr>
            </w:pPr>
            <w:r>
              <w:rPr>
                <w:sz w:val="20"/>
                <w:szCs w:val="20"/>
              </w:rPr>
              <w:t>ΔPreis,SNEV</w:t>
            </w:r>
          </w:p>
        </w:tc>
        <w:tc>
          <w:tcPr>
            <w:tcW w:w="879" w:type="dxa"/>
            <w:tcBorders>
              <w:bottom w:val="single" w:sz="2" w:space="0" w:color="auto"/>
            </w:tcBorders>
          </w:tcPr>
          <w:p w14:paraId="6D3EB1A7" w14:textId="59C7D6A1" w:rsidR="00D1541E" w:rsidRPr="00C32AAD" w:rsidRDefault="009B6523">
            <w:pPr>
              <w:pStyle w:val="Compact"/>
              <w:rPr>
                <w:sz w:val="20"/>
                <w:szCs w:val="20"/>
              </w:rPr>
            </w:pPr>
            <w:r>
              <w:rPr>
                <w:sz w:val="20"/>
                <w:szCs w:val="20"/>
              </w:rPr>
              <w:t>ΔPreis,AgNes</w:t>
            </w:r>
          </w:p>
        </w:tc>
        <w:tc>
          <w:tcPr>
            <w:tcW w:w="879" w:type="dxa"/>
            <w:tcBorders>
              <w:bottom w:val="single" w:sz="2" w:space="0" w:color="auto"/>
            </w:tcBorders>
          </w:tcPr>
          <w:p w14:paraId="1932359A" w14:textId="6281C60A" w:rsidR="00D1541E" w:rsidRPr="00C32AAD" w:rsidRDefault="009B6523">
            <w:pPr>
              <w:pStyle w:val="Compact"/>
              <w:rPr>
                <w:sz w:val="20"/>
                <w:szCs w:val="20"/>
              </w:rPr>
            </w:pPr>
            <w:r>
              <w:rPr>
                <w:sz w:val="20"/>
                <w:szCs w:val="20"/>
              </w:rPr>
              <w:t>Δinter</w:t>
            </w:r>
          </w:p>
        </w:tc>
        <w:tc>
          <w:tcPr>
            <w:tcW w:w="879" w:type="dxa"/>
            <w:tcBorders>
              <w:bottom w:val="single" w:sz="2" w:space="0" w:color="auto"/>
            </w:tcBorders>
          </w:tcPr>
          <w:p w14:paraId="363F1802" w14:textId="77777777" w:rsidR="00D1541E" w:rsidRPr="00C32AAD" w:rsidRDefault="009B6523">
            <w:pPr>
              <w:pStyle w:val="Compact"/>
              <w:rPr>
                <w:sz w:val="20"/>
                <w:szCs w:val="20"/>
              </w:rPr>
            </w:pPr>
            <m:oMathPara>
              <m:oMath>
                <m:r>
                  <w:rPr>
                    <w:rFonts w:ascii="Cambria Math" w:hAnsi="Cambria Math"/>
                    <w:sz w:val="20"/>
                    <w:szCs w:val="20"/>
                  </w:rPr>
                  <m:t>C</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oMath>
            </m:oMathPara>
          </w:p>
        </w:tc>
        <w:tc>
          <w:tcPr>
            <w:tcW w:w="879" w:type="dxa"/>
            <w:tcBorders>
              <w:bottom w:val="single" w:sz="2" w:space="0" w:color="auto"/>
            </w:tcBorders>
          </w:tcPr>
          <w:p w14:paraId="2D88CE02" w14:textId="77777777" w:rsidR="00D1541E" w:rsidRPr="00C32AAD" w:rsidRDefault="00673496">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E</m:t>
                </m:r>
              </m:oMath>
            </m:oMathPara>
          </w:p>
        </w:tc>
      </w:tr>
      <w:tr w:rsidR="00D1541E" w:rsidRPr="00C32AAD" w14:paraId="0A6D1E24" w14:textId="77777777" w:rsidTr="00E31921">
        <w:tc>
          <w:tcPr>
            <w:tcW w:w="879" w:type="dxa"/>
            <w:tcBorders>
              <w:top w:val="single" w:sz="2" w:space="0" w:color="auto"/>
              <w:bottom w:val="single" w:sz="4" w:space="0" w:color="auto"/>
            </w:tcBorders>
            <w:vAlign w:val="center"/>
          </w:tcPr>
          <w:p w14:paraId="5301EFE2" w14:textId="795077C6" w:rsidR="00D1541E" w:rsidRPr="00C32AAD" w:rsidRDefault="00E31921" w:rsidP="00E31921">
            <w:pPr>
              <w:pStyle w:val="Compact"/>
              <w:rPr>
                <w:sz w:val="20"/>
                <w:szCs w:val="20"/>
              </w:rPr>
            </w:pPr>
            <w:r>
              <w:rPr>
                <w:sz w:val="20"/>
                <w:szCs w:val="20"/>
              </w:rPr>
              <w:t>Lebens-mittel</w:t>
            </w:r>
          </w:p>
        </w:tc>
        <w:tc>
          <w:tcPr>
            <w:tcW w:w="879" w:type="dxa"/>
            <w:tcBorders>
              <w:top w:val="single" w:sz="2" w:space="0" w:color="auto"/>
              <w:bottom w:val="single" w:sz="4" w:space="0" w:color="auto"/>
            </w:tcBorders>
            <w:vAlign w:val="center"/>
          </w:tcPr>
          <w:p w14:paraId="0C5C9FA0" w14:textId="77777777" w:rsidR="00D1541E" w:rsidRPr="00C32AAD" w:rsidRDefault="009B6523" w:rsidP="00E31921">
            <w:pPr>
              <w:pStyle w:val="Compact"/>
              <w:rPr>
                <w:sz w:val="20"/>
                <w:szCs w:val="20"/>
              </w:rPr>
            </w:pPr>
            <w:r>
              <w:rPr>
                <w:sz w:val="20"/>
                <w:szCs w:val="20"/>
              </w:rPr>
              <w:t>35,45</w:t>
            </w:r>
          </w:p>
        </w:tc>
        <w:tc>
          <w:tcPr>
            <w:tcW w:w="879" w:type="dxa"/>
            <w:tcBorders>
              <w:top w:val="single" w:sz="2" w:space="0" w:color="auto"/>
              <w:bottom w:val="single" w:sz="4" w:space="0" w:color="auto"/>
            </w:tcBorders>
            <w:vAlign w:val="center"/>
          </w:tcPr>
          <w:p w14:paraId="58646D87" w14:textId="77777777" w:rsidR="00D1541E" w:rsidRPr="00C32AAD" w:rsidRDefault="009B6523" w:rsidP="00E31921">
            <w:pPr>
              <w:pStyle w:val="Compact"/>
              <w:rPr>
                <w:sz w:val="20"/>
                <w:szCs w:val="20"/>
              </w:rPr>
            </w:pPr>
            <w:r>
              <w:rPr>
                <w:sz w:val="20"/>
                <w:szCs w:val="20"/>
              </w:rPr>
              <w:t>14,92</w:t>
            </w:r>
          </w:p>
        </w:tc>
        <w:tc>
          <w:tcPr>
            <w:tcW w:w="879" w:type="dxa"/>
            <w:tcBorders>
              <w:top w:val="single" w:sz="2" w:space="0" w:color="auto"/>
              <w:bottom w:val="single" w:sz="4" w:space="0" w:color="auto"/>
            </w:tcBorders>
            <w:vAlign w:val="center"/>
          </w:tcPr>
          <w:p w14:paraId="1FCABAEC" w14:textId="77777777" w:rsidR="00D1541E" w:rsidRPr="00C32AAD" w:rsidRDefault="009B6523" w:rsidP="00E31921">
            <w:pPr>
              <w:pStyle w:val="Compact"/>
              <w:rPr>
                <w:sz w:val="20"/>
                <w:szCs w:val="20"/>
              </w:rPr>
            </w:pPr>
            <w:r>
              <w:rPr>
                <w:sz w:val="20"/>
                <w:szCs w:val="20"/>
              </w:rPr>
              <w:t>15,08</w:t>
            </w:r>
          </w:p>
        </w:tc>
        <w:tc>
          <w:tcPr>
            <w:tcW w:w="879" w:type="dxa"/>
            <w:tcBorders>
              <w:top w:val="single" w:sz="2" w:space="0" w:color="auto"/>
              <w:bottom w:val="single" w:sz="4" w:space="0" w:color="auto"/>
            </w:tcBorders>
            <w:vAlign w:val="center"/>
          </w:tcPr>
          <w:p w14:paraId="3F71B245" w14:textId="77777777" w:rsidR="00D1541E" w:rsidRPr="00C32AAD" w:rsidRDefault="009B6523" w:rsidP="00E31921">
            <w:pPr>
              <w:pStyle w:val="Compact"/>
              <w:rPr>
                <w:sz w:val="20"/>
                <w:szCs w:val="20"/>
              </w:rPr>
            </w:pPr>
            <w:r>
              <w:rPr>
                <w:sz w:val="20"/>
                <w:szCs w:val="20"/>
              </w:rPr>
              <w:t>−4,77</w:t>
            </w:r>
          </w:p>
        </w:tc>
        <w:tc>
          <w:tcPr>
            <w:tcW w:w="879" w:type="dxa"/>
            <w:tcBorders>
              <w:top w:val="single" w:sz="2" w:space="0" w:color="auto"/>
              <w:bottom w:val="single" w:sz="4" w:space="0" w:color="auto"/>
            </w:tcBorders>
            <w:vAlign w:val="center"/>
          </w:tcPr>
          <w:p w14:paraId="07D0E64C" w14:textId="77777777" w:rsidR="00D1541E" w:rsidRPr="00C32AAD" w:rsidRDefault="009B6523" w:rsidP="00E31921">
            <w:pPr>
              <w:pStyle w:val="Compact"/>
              <w:rPr>
                <w:sz w:val="20"/>
                <w:szCs w:val="20"/>
              </w:rPr>
            </w:pPr>
            <w:r>
              <w:rPr>
                <w:sz w:val="20"/>
                <w:szCs w:val="20"/>
              </w:rPr>
              <w:t>−4,61</w:t>
            </w:r>
          </w:p>
        </w:tc>
        <w:tc>
          <w:tcPr>
            <w:tcW w:w="879" w:type="dxa"/>
            <w:tcBorders>
              <w:top w:val="single" w:sz="2" w:space="0" w:color="auto"/>
              <w:bottom w:val="single" w:sz="4" w:space="0" w:color="auto"/>
            </w:tcBorders>
            <w:vAlign w:val="center"/>
          </w:tcPr>
          <w:p w14:paraId="741FB44B" w14:textId="77777777" w:rsidR="00D1541E" w:rsidRPr="00C32AAD" w:rsidRDefault="009B6523" w:rsidP="00E31921">
            <w:pPr>
              <w:pStyle w:val="Compact"/>
              <w:rPr>
                <w:sz w:val="20"/>
                <w:szCs w:val="20"/>
              </w:rPr>
            </w:pPr>
            <w:r>
              <w:rPr>
                <w:sz w:val="20"/>
                <w:szCs w:val="20"/>
              </w:rPr>
              <w:t>0,16</w:t>
            </w:r>
          </w:p>
        </w:tc>
        <w:tc>
          <w:tcPr>
            <w:tcW w:w="879" w:type="dxa"/>
            <w:tcBorders>
              <w:top w:val="single" w:sz="2" w:space="0" w:color="auto"/>
              <w:bottom w:val="single" w:sz="4" w:space="0" w:color="auto"/>
            </w:tcBorders>
            <w:vAlign w:val="center"/>
          </w:tcPr>
          <w:p w14:paraId="7F549468" w14:textId="77777777" w:rsidR="00D1541E" w:rsidRPr="00C32AAD" w:rsidRDefault="009B6523" w:rsidP="00E31921">
            <w:pPr>
              <w:pStyle w:val="Compact"/>
              <w:rPr>
                <w:sz w:val="20"/>
                <w:szCs w:val="20"/>
              </w:rPr>
            </w:pPr>
            <w:r>
              <w:rPr>
                <w:sz w:val="20"/>
                <w:szCs w:val="20"/>
              </w:rPr>
              <w:t>79 %</w:t>
            </w:r>
          </w:p>
        </w:tc>
        <w:tc>
          <w:tcPr>
            <w:tcW w:w="879" w:type="dxa"/>
            <w:tcBorders>
              <w:top w:val="single" w:sz="2" w:space="0" w:color="auto"/>
              <w:bottom w:val="single" w:sz="4" w:space="0" w:color="auto"/>
            </w:tcBorders>
            <w:vAlign w:val="center"/>
          </w:tcPr>
          <w:p w14:paraId="6ACE6106" w14:textId="77777777" w:rsidR="00D1541E" w:rsidRPr="00C32AAD" w:rsidRDefault="009B6523" w:rsidP="00E31921">
            <w:pPr>
              <w:pStyle w:val="Compact"/>
              <w:rPr>
                <w:sz w:val="20"/>
                <w:szCs w:val="20"/>
              </w:rPr>
            </w:pPr>
            <w:r>
              <w:rPr>
                <w:sz w:val="20"/>
                <w:szCs w:val="20"/>
              </w:rPr>
              <w:t>1 %</w:t>
            </w:r>
          </w:p>
        </w:tc>
      </w:tr>
      <w:tr w:rsidR="00D1541E" w:rsidRPr="00C32AAD" w14:paraId="2644B3F8" w14:textId="77777777" w:rsidTr="00E31921">
        <w:tc>
          <w:tcPr>
            <w:tcW w:w="879" w:type="dxa"/>
            <w:tcBorders>
              <w:top w:val="single" w:sz="4" w:space="0" w:color="auto"/>
              <w:bottom w:val="single" w:sz="4" w:space="0" w:color="auto"/>
            </w:tcBorders>
            <w:vAlign w:val="center"/>
          </w:tcPr>
          <w:p w14:paraId="172A0167" w14:textId="6C970648" w:rsidR="00D1541E" w:rsidRPr="00C32AAD" w:rsidRDefault="00E31921" w:rsidP="00E31921">
            <w:pPr>
              <w:pStyle w:val="Compact"/>
              <w:rPr>
                <w:sz w:val="20"/>
                <w:szCs w:val="20"/>
              </w:rPr>
            </w:pPr>
            <w:r>
              <w:rPr>
                <w:sz w:val="20"/>
                <w:szCs w:val="20"/>
              </w:rPr>
              <w:t>Chemie</w:t>
            </w:r>
          </w:p>
        </w:tc>
        <w:tc>
          <w:tcPr>
            <w:tcW w:w="879" w:type="dxa"/>
            <w:tcBorders>
              <w:top w:val="single" w:sz="4" w:space="0" w:color="auto"/>
              <w:bottom w:val="single" w:sz="4" w:space="0" w:color="auto"/>
            </w:tcBorders>
            <w:vAlign w:val="center"/>
          </w:tcPr>
          <w:p w14:paraId="41849A58" w14:textId="77777777" w:rsidR="00D1541E" w:rsidRPr="00C32AAD" w:rsidRDefault="009B6523" w:rsidP="00E31921">
            <w:pPr>
              <w:pStyle w:val="Compact"/>
              <w:rPr>
                <w:sz w:val="20"/>
                <w:szCs w:val="20"/>
              </w:rPr>
            </w:pPr>
            <w:r>
              <w:rPr>
                <w:sz w:val="20"/>
                <w:szCs w:val="20"/>
              </w:rPr>
              <w:t>53,29</w:t>
            </w:r>
          </w:p>
        </w:tc>
        <w:tc>
          <w:tcPr>
            <w:tcW w:w="879" w:type="dxa"/>
            <w:tcBorders>
              <w:top w:val="single" w:sz="4" w:space="0" w:color="auto"/>
              <w:bottom w:val="single" w:sz="4" w:space="0" w:color="auto"/>
            </w:tcBorders>
            <w:vAlign w:val="center"/>
          </w:tcPr>
          <w:p w14:paraId="1721F837" w14:textId="77777777" w:rsidR="00D1541E" w:rsidRPr="00C32AAD" w:rsidRDefault="009B6523" w:rsidP="00E31921">
            <w:pPr>
              <w:pStyle w:val="Compact"/>
              <w:rPr>
                <w:sz w:val="20"/>
                <w:szCs w:val="20"/>
              </w:rPr>
            </w:pPr>
            <w:r>
              <w:rPr>
                <w:sz w:val="20"/>
                <w:szCs w:val="20"/>
              </w:rPr>
              <w:t>3,77</w:t>
            </w:r>
          </w:p>
        </w:tc>
        <w:tc>
          <w:tcPr>
            <w:tcW w:w="879" w:type="dxa"/>
            <w:tcBorders>
              <w:top w:val="single" w:sz="4" w:space="0" w:color="auto"/>
              <w:bottom w:val="single" w:sz="4" w:space="0" w:color="auto"/>
            </w:tcBorders>
            <w:vAlign w:val="center"/>
          </w:tcPr>
          <w:p w14:paraId="0D3C0C15" w14:textId="77777777" w:rsidR="00D1541E" w:rsidRPr="00C32AAD" w:rsidRDefault="009B6523" w:rsidP="00E31921">
            <w:pPr>
              <w:pStyle w:val="Compact"/>
              <w:rPr>
                <w:sz w:val="20"/>
                <w:szCs w:val="20"/>
              </w:rPr>
            </w:pPr>
            <w:r>
              <w:rPr>
                <w:sz w:val="20"/>
                <w:szCs w:val="20"/>
              </w:rPr>
              <w:t>8,53</w:t>
            </w:r>
          </w:p>
        </w:tc>
        <w:tc>
          <w:tcPr>
            <w:tcW w:w="879" w:type="dxa"/>
            <w:tcBorders>
              <w:top w:val="single" w:sz="4" w:space="0" w:color="auto"/>
              <w:bottom w:val="single" w:sz="4" w:space="0" w:color="auto"/>
            </w:tcBorders>
            <w:vAlign w:val="center"/>
          </w:tcPr>
          <w:p w14:paraId="53A83AA6" w14:textId="77777777" w:rsidR="00D1541E" w:rsidRPr="00C32AAD" w:rsidRDefault="009B6523" w:rsidP="00E31921">
            <w:pPr>
              <w:pStyle w:val="Compact"/>
              <w:rPr>
                <w:sz w:val="20"/>
                <w:szCs w:val="20"/>
              </w:rPr>
            </w:pPr>
            <w:r>
              <w:rPr>
                <w:sz w:val="20"/>
                <w:szCs w:val="20"/>
              </w:rPr>
              <w:t>−4,77</w:t>
            </w:r>
          </w:p>
        </w:tc>
        <w:tc>
          <w:tcPr>
            <w:tcW w:w="879" w:type="dxa"/>
            <w:tcBorders>
              <w:top w:val="single" w:sz="4" w:space="0" w:color="auto"/>
              <w:bottom w:val="single" w:sz="4" w:space="0" w:color="auto"/>
            </w:tcBorders>
            <w:vAlign w:val="center"/>
          </w:tcPr>
          <w:p w14:paraId="77DED4E8" w14:textId="77777777" w:rsidR="00D1541E" w:rsidRPr="00C32AAD" w:rsidRDefault="009B6523" w:rsidP="00E31921">
            <w:pPr>
              <w:pStyle w:val="Compact"/>
              <w:rPr>
                <w:sz w:val="20"/>
                <w:szCs w:val="20"/>
              </w:rPr>
            </w:pPr>
            <w:r>
              <w:rPr>
                <w:sz w:val="20"/>
                <w:szCs w:val="20"/>
              </w:rPr>
              <w:t>−0,01</w:t>
            </w:r>
          </w:p>
        </w:tc>
        <w:tc>
          <w:tcPr>
            <w:tcW w:w="879" w:type="dxa"/>
            <w:tcBorders>
              <w:top w:val="single" w:sz="4" w:space="0" w:color="auto"/>
              <w:bottom w:val="single" w:sz="4" w:space="0" w:color="auto"/>
            </w:tcBorders>
            <w:vAlign w:val="center"/>
          </w:tcPr>
          <w:p w14:paraId="3A9AC9FC" w14:textId="77777777" w:rsidR="00D1541E" w:rsidRPr="00C32AAD" w:rsidRDefault="009B6523" w:rsidP="00E31921">
            <w:pPr>
              <w:pStyle w:val="Compact"/>
              <w:rPr>
                <w:sz w:val="20"/>
                <w:szCs w:val="20"/>
              </w:rPr>
            </w:pPr>
            <w:r>
              <w:rPr>
                <w:sz w:val="20"/>
                <w:szCs w:val="20"/>
              </w:rPr>
              <w:t>4,76</w:t>
            </w:r>
          </w:p>
        </w:tc>
        <w:tc>
          <w:tcPr>
            <w:tcW w:w="879" w:type="dxa"/>
            <w:tcBorders>
              <w:top w:val="single" w:sz="4" w:space="0" w:color="auto"/>
              <w:bottom w:val="single" w:sz="4" w:space="0" w:color="auto"/>
            </w:tcBorders>
            <w:vAlign w:val="center"/>
          </w:tcPr>
          <w:p w14:paraId="5F438C35" w14:textId="77777777" w:rsidR="00D1541E" w:rsidRPr="00C32AAD" w:rsidRDefault="009B6523" w:rsidP="00E31921">
            <w:pPr>
              <w:pStyle w:val="Compact"/>
              <w:rPr>
                <w:sz w:val="20"/>
                <w:szCs w:val="20"/>
              </w:rPr>
            </w:pPr>
            <w:r>
              <w:rPr>
                <w:sz w:val="20"/>
                <w:szCs w:val="20"/>
              </w:rPr>
              <w:t>78 %</w:t>
            </w:r>
          </w:p>
        </w:tc>
        <w:tc>
          <w:tcPr>
            <w:tcW w:w="879" w:type="dxa"/>
            <w:tcBorders>
              <w:top w:val="single" w:sz="4" w:space="0" w:color="auto"/>
              <w:bottom w:val="single" w:sz="4" w:space="0" w:color="auto"/>
            </w:tcBorders>
            <w:vAlign w:val="center"/>
          </w:tcPr>
          <w:p w14:paraId="3D66A7EB" w14:textId="77777777" w:rsidR="00D1541E" w:rsidRPr="00C32AAD" w:rsidRDefault="009B6523" w:rsidP="00E31921">
            <w:pPr>
              <w:pStyle w:val="Compact"/>
              <w:rPr>
                <w:sz w:val="20"/>
                <w:szCs w:val="20"/>
              </w:rPr>
            </w:pPr>
            <w:r>
              <w:rPr>
                <w:sz w:val="20"/>
                <w:szCs w:val="20"/>
              </w:rPr>
              <w:t>1 %</w:t>
            </w:r>
          </w:p>
        </w:tc>
      </w:tr>
      <w:tr w:rsidR="00D1541E" w:rsidRPr="00C32AAD" w14:paraId="4F7B804F" w14:textId="77777777" w:rsidTr="00E31921">
        <w:tc>
          <w:tcPr>
            <w:tcW w:w="879" w:type="dxa"/>
            <w:tcBorders>
              <w:top w:val="single" w:sz="4" w:space="0" w:color="auto"/>
              <w:bottom w:val="single" w:sz="4" w:space="0" w:color="auto"/>
            </w:tcBorders>
            <w:vAlign w:val="center"/>
          </w:tcPr>
          <w:p w14:paraId="34B90384" w14:textId="6225BE97" w:rsidR="00D1541E" w:rsidRPr="00C32AAD" w:rsidRDefault="00E31921" w:rsidP="00E31921">
            <w:pPr>
              <w:pStyle w:val="Compact"/>
              <w:rPr>
                <w:sz w:val="20"/>
                <w:szCs w:val="20"/>
              </w:rPr>
            </w:pPr>
            <w:r>
              <w:rPr>
                <w:sz w:val="20"/>
                <w:szCs w:val="20"/>
              </w:rPr>
              <w:t>Metall</w:t>
            </w:r>
          </w:p>
        </w:tc>
        <w:tc>
          <w:tcPr>
            <w:tcW w:w="879" w:type="dxa"/>
            <w:tcBorders>
              <w:top w:val="single" w:sz="4" w:space="0" w:color="auto"/>
              <w:bottom w:val="single" w:sz="4" w:space="0" w:color="auto"/>
            </w:tcBorders>
            <w:vAlign w:val="center"/>
          </w:tcPr>
          <w:p w14:paraId="38C8B14D" w14:textId="77777777" w:rsidR="00D1541E" w:rsidRPr="00C32AAD" w:rsidRDefault="009B6523" w:rsidP="00E31921">
            <w:pPr>
              <w:pStyle w:val="Compact"/>
              <w:rPr>
                <w:sz w:val="20"/>
                <w:szCs w:val="20"/>
              </w:rPr>
            </w:pPr>
            <w:r>
              <w:rPr>
                <w:sz w:val="20"/>
                <w:szCs w:val="20"/>
              </w:rPr>
              <w:t>58,51</w:t>
            </w:r>
          </w:p>
        </w:tc>
        <w:tc>
          <w:tcPr>
            <w:tcW w:w="879" w:type="dxa"/>
            <w:tcBorders>
              <w:top w:val="single" w:sz="4" w:space="0" w:color="auto"/>
              <w:bottom w:val="single" w:sz="4" w:space="0" w:color="auto"/>
            </w:tcBorders>
            <w:vAlign w:val="center"/>
          </w:tcPr>
          <w:p w14:paraId="0646A25B" w14:textId="77777777" w:rsidR="00D1541E" w:rsidRPr="00C32AAD" w:rsidRDefault="009B6523" w:rsidP="00E31921">
            <w:pPr>
              <w:pStyle w:val="Compact"/>
              <w:rPr>
                <w:sz w:val="20"/>
                <w:szCs w:val="20"/>
              </w:rPr>
            </w:pPr>
            <w:r>
              <w:rPr>
                <w:sz w:val="20"/>
                <w:szCs w:val="20"/>
              </w:rPr>
              <w:t>−4,08</w:t>
            </w:r>
          </w:p>
        </w:tc>
        <w:tc>
          <w:tcPr>
            <w:tcW w:w="879" w:type="dxa"/>
            <w:tcBorders>
              <w:top w:val="single" w:sz="4" w:space="0" w:color="auto"/>
              <w:bottom w:val="single" w:sz="4" w:space="0" w:color="auto"/>
            </w:tcBorders>
            <w:vAlign w:val="center"/>
          </w:tcPr>
          <w:p w14:paraId="5ECF2631" w14:textId="77777777" w:rsidR="00D1541E" w:rsidRPr="00C32AAD" w:rsidRDefault="009B6523" w:rsidP="00E31921">
            <w:pPr>
              <w:pStyle w:val="Compact"/>
              <w:rPr>
                <w:sz w:val="20"/>
                <w:szCs w:val="20"/>
              </w:rPr>
            </w:pPr>
            <w:r>
              <w:rPr>
                <w:sz w:val="20"/>
                <w:szCs w:val="20"/>
              </w:rPr>
              <w:t>−8,46</w:t>
            </w:r>
          </w:p>
        </w:tc>
        <w:tc>
          <w:tcPr>
            <w:tcW w:w="879" w:type="dxa"/>
            <w:tcBorders>
              <w:top w:val="single" w:sz="4" w:space="0" w:color="auto"/>
              <w:bottom w:val="single" w:sz="4" w:space="0" w:color="auto"/>
            </w:tcBorders>
            <w:vAlign w:val="center"/>
          </w:tcPr>
          <w:p w14:paraId="4BF91B4A" w14:textId="77777777" w:rsidR="00D1541E" w:rsidRPr="00C32AAD" w:rsidRDefault="009B6523" w:rsidP="00E31921">
            <w:pPr>
              <w:pStyle w:val="Compact"/>
              <w:rPr>
                <w:sz w:val="20"/>
                <w:szCs w:val="20"/>
              </w:rPr>
            </w:pPr>
            <w:r>
              <w:rPr>
                <w:sz w:val="20"/>
                <w:szCs w:val="20"/>
              </w:rPr>
              <w:t>0,00</w:t>
            </w:r>
          </w:p>
        </w:tc>
        <w:tc>
          <w:tcPr>
            <w:tcW w:w="879" w:type="dxa"/>
            <w:tcBorders>
              <w:top w:val="single" w:sz="4" w:space="0" w:color="auto"/>
              <w:bottom w:val="single" w:sz="4" w:space="0" w:color="auto"/>
            </w:tcBorders>
            <w:vAlign w:val="center"/>
          </w:tcPr>
          <w:p w14:paraId="2E98B888" w14:textId="77777777" w:rsidR="00D1541E" w:rsidRPr="00C32AAD" w:rsidRDefault="009B6523" w:rsidP="00E31921">
            <w:pPr>
              <w:pStyle w:val="Compact"/>
              <w:rPr>
                <w:sz w:val="20"/>
                <w:szCs w:val="20"/>
              </w:rPr>
            </w:pPr>
            <w:r>
              <w:rPr>
                <w:sz w:val="20"/>
                <w:szCs w:val="20"/>
              </w:rPr>
              <w:t>−4,38</w:t>
            </w:r>
          </w:p>
        </w:tc>
        <w:tc>
          <w:tcPr>
            <w:tcW w:w="879" w:type="dxa"/>
            <w:tcBorders>
              <w:top w:val="single" w:sz="4" w:space="0" w:color="auto"/>
              <w:bottom w:val="single" w:sz="4" w:space="0" w:color="auto"/>
            </w:tcBorders>
            <w:vAlign w:val="center"/>
          </w:tcPr>
          <w:p w14:paraId="33EBFA4C" w14:textId="77777777" w:rsidR="00D1541E" w:rsidRPr="00C32AAD" w:rsidRDefault="009B6523" w:rsidP="00E31921">
            <w:pPr>
              <w:pStyle w:val="Compact"/>
              <w:rPr>
                <w:sz w:val="20"/>
                <w:szCs w:val="20"/>
              </w:rPr>
            </w:pPr>
            <w:r>
              <w:rPr>
                <w:sz w:val="20"/>
                <w:szCs w:val="20"/>
              </w:rPr>
              <w:t>−4,38</w:t>
            </w:r>
          </w:p>
        </w:tc>
        <w:tc>
          <w:tcPr>
            <w:tcW w:w="879" w:type="dxa"/>
            <w:tcBorders>
              <w:top w:val="single" w:sz="4" w:space="0" w:color="auto"/>
              <w:bottom w:val="single" w:sz="4" w:space="0" w:color="auto"/>
            </w:tcBorders>
            <w:vAlign w:val="center"/>
          </w:tcPr>
          <w:p w14:paraId="7EEDF49F" w14:textId="77777777" w:rsidR="00D1541E" w:rsidRPr="00C32AAD" w:rsidRDefault="009B6523" w:rsidP="00E31921">
            <w:pPr>
              <w:pStyle w:val="Compact"/>
              <w:rPr>
                <w:sz w:val="20"/>
                <w:szCs w:val="20"/>
              </w:rPr>
            </w:pPr>
            <w:r>
              <w:rPr>
                <w:sz w:val="20"/>
                <w:szCs w:val="20"/>
              </w:rPr>
              <w:t>15 %</w:t>
            </w:r>
          </w:p>
        </w:tc>
        <w:tc>
          <w:tcPr>
            <w:tcW w:w="879" w:type="dxa"/>
            <w:tcBorders>
              <w:top w:val="single" w:sz="4" w:space="0" w:color="auto"/>
              <w:bottom w:val="single" w:sz="4" w:space="0" w:color="auto"/>
            </w:tcBorders>
            <w:vAlign w:val="center"/>
          </w:tcPr>
          <w:p w14:paraId="09CE6EC0" w14:textId="77777777" w:rsidR="00D1541E" w:rsidRPr="00C32AAD" w:rsidRDefault="009B6523" w:rsidP="00E31921">
            <w:pPr>
              <w:pStyle w:val="Compact"/>
              <w:rPr>
                <w:sz w:val="20"/>
                <w:szCs w:val="20"/>
              </w:rPr>
            </w:pPr>
            <w:r>
              <w:rPr>
                <w:sz w:val="20"/>
                <w:szCs w:val="20"/>
              </w:rPr>
              <w:t>55 %</w:t>
            </w:r>
          </w:p>
        </w:tc>
      </w:tr>
      <w:tr w:rsidR="00D1541E" w:rsidRPr="00C32AAD" w14:paraId="0B033D2E" w14:textId="77777777" w:rsidTr="00E31921">
        <w:tc>
          <w:tcPr>
            <w:tcW w:w="879" w:type="dxa"/>
            <w:tcBorders>
              <w:top w:val="single" w:sz="4" w:space="0" w:color="auto"/>
            </w:tcBorders>
            <w:vAlign w:val="center"/>
          </w:tcPr>
          <w:p w14:paraId="4FF63841" w14:textId="06B21D4C" w:rsidR="00D1541E" w:rsidRPr="00C32AAD" w:rsidRDefault="00E31921" w:rsidP="00E31921">
            <w:pPr>
              <w:pStyle w:val="Compact"/>
              <w:rPr>
                <w:sz w:val="20"/>
                <w:szCs w:val="20"/>
              </w:rPr>
            </w:pPr>
            <w:r>
              <w:rPr>
                <w:sz w:val="20"/>
                <w:szCs w:val="20"/>
              </w:rPr>
              <w:t>Papier</w:t>
            </w:r>
          </w:p>
        </w:tc>
        <w:tc>
          <w:tcPr>
            <w:tcW w:w="879" w:type="dxa"/>
            <w:tcBorders>
              <w:top w:val="single" w:sz="4" w:space="0" w:color="auto"/>
            </w:tcBorders>
            <w:vAlign w:val="center"/>
          </w:tcPr>
          <w:p w14:paraId="33D9027C" w14:textId="77777777" w:rsidR="00D1541E" w:rsidRPr="00C32AAD" w:rsidRDefault="009B6523" w:rsidP="00E31921">
            <w:pPr>
              <w:pStyle w:val="Compact"/>
              <w:rPr>
                <w:sz w:val="20"/>
                <w:szCs w:val="20"/>
              </w:rPr>
            </w:pPr>
            <w:r>
              <w:rPr>
                <w:sz w:val="20"/>
                <w:szCs w:val="20"/>
              </w:rPr>
              <w:t>45,10</w:t>
            </w:r>
          </w:p>
        </w:tc>
        <w:tc>
          <w:tcPr>
            <w:tcW w:w="879" w:type="dxa"/>
            <w:tcBorders>
              <w:top w:val="single" w:sz="4" w:space="0" w:color="auto"/>
            </w:tcBorders>
            <w:vAlign w:val="center"/>
          </w:tcPr>
          <w:p w14:paraId="274125F7" w14:textId="77777777" w:rsidR="00D1541E" w:rsidRPr="00C32AAD" w:rsidRDefault="009B6523" w:rsidP="00E31921">
            <w:pPr>
              <w:pStyle w:val="Compact"/>
              <w:rPr>
                <w:sz w:val="20"/>
                <w:szCs w:val="20"/>
              </w:rPr>
            </w:pPr>
            <w:r>
              <w:rPr>
                <w:sz w:val="20"/>
                <w:szCs w:val="20"/>
              </w:rPr>
              <w:t>4,92</w:t>
            </w:r>
          </w:p>
        </w:tc>
        <w:tc>
          <w:tcPr>
            <w:tcW w:w="879" w:type="dxa"/>
            <w:tcBorders>
              <w:top w:val="single" w:sz="4" w:space="0" w:color="auto"/>
            </w:tcBorders>
            <w:vAlign w:val="center"/>
          </w:tcPr>
          <w:p w14:paraId="095A432F" w14:textId="77777777" w:rsidR="00D1541E" w:rsidRPr="00C32AAD" w:rsidRDefault="009B6523" w:rsidP="00E31921">
            <w:pPr>
              <w:pStyle w:val="Compact"/>
              <w:rPr>
                <w:sz w:val="20"/>
                <w:szCs w:val="20"/>
              </w:rPr>
            </w:pPr>
            <w:r>
              <w:rPr>
                <w:sz w:val="20"/>
                <w:szCs w:val="20"/>
              </w:rPr>
              <w:t>4,87</w:t>
            </w:r>
          </w:p>
        </w:tc>
        <w:tc>
          <w:tcPr>
            <w:tcW w:w="879" w:type="dxa"/>
            <w:tcBorders>
              <w:top w:val="single" w:sz="4" w:space="0" w:color="auto"/>
            </w:tcBorders>
            <w:vAlign w:val="center"/>
          </w:tcPr>
          <w:p w14:paraId="66D01C5E" w14:textId="77777777" w:rsidR="00D1541E" w:rsidRPr="00C32AAD" w:rsidRDefault="009B6523" w:rsidP="00E31921">
            <w:pPr>
              <w:pStyle w:val="Compact"/>
              <w:rPr>
                <w:sz w:val="20"/>
                <w:szCs w:val="20"/>
              </w:rPr>
            </w:pPr>
            <w:r>
              <w:rPr>
                <w:sz w:val="20"/>
                <w:szCs w:val="20"/>
              </w:rPr>
              <w:t>−4,87</w:t>
            </w:r>
          </w:p>
        </w:tc>
        <w:tc>
          <w:tcPr>
            <w:tcW w:w="879" w:type="dxa"/>
            <w:tcBorders>
              <w:top w:val="single" w:sz="4" w:space="0" w:color="auto"/>
            </w:tcBorders>
            <w:vAlign w:val="center"/>
          </w:tcPr>
          <w:p w14:paraId="58DD2820" w14:textId="77777777" w:rsidR="00D1541E" w:rsidRPr="00C32AAD" w:rsidRDefault="009B6523" w:rsidP="00E31921">
            <w:pPr>
              <w:pStyle w:val="Compact"/>
              <w:rPr>
                <w:sz w:val="20"/>
                <w:szCs w:val="20"/>
              </w:rPr>
            </w:pPr>
            <w:r>
              <w:rPr>
                <w:sz w:val="20"/>
                <w:szCs w:val="20"/>
              </w:rPr>
              <w:t>−4,92</w:t>
            </w:r>
          </w:p>
        </w:tc>
        <w:tc>
          <w:tcPr>
            <w:tcW w:w="879" w:type="dxa"/>
            <w:tcBorders>
              <w:top w:val="single" w:sz="4" w:space="0" w:color="auto"/>
            </w:tcBorders>
            <w:vAlign w:val="center"/>
          </w:tcPr>
          <w:p w14:paraId="375935A2" w14:textId="77777777" w:rsidR="00D1541E" w:rsidRPr="00C32AAD" w:rsidRDefault="009B6523" w:rsidP="00E31921">
            <w:pPr>
              <w:pStyle w:val="Compact"/>
              <w:rPr>
                <w:sz w:val="20"/>
                <w:szCs w:val="20"/>
              </w:rPr>
            </w:pPr>
            <w:r>
              <w:rPr>
                <w:sz w:val="20"/>
                <w:szCs w:val="20"/>
              </w:rPr>
              <w:t>−0,05</w:t>
            </w:r>
          </w:p>
        </w:tc>
        <w:tc>
          <w:tcPr>
            <w:tcW w:w="879" w:type="dxa"/>
            <w:tcBorders>
              <w:top w:val="single" w:sz="4" w:space="0" w:color="auto"/>
            </w:tcBorders>
            <w:vAlign w:val="center"/>
          </w:tcPr>
          <w:p w14:paraId="746B51CE" w14:textId="77777777" w:rsidR="00D1541E" w:rsidRPr="00C32AAD" w:rsidRDefault="009B6523" w:rsidP="00E31921">
            <w:pPr>
              <w:pStyle w:val="Compact"/>
              <w:rPr>
                <w:sz w:val="20"/>
                <w:szCs w:val="20"/>
              </w:rPr>
            </w:pPr>
            <w:r>
              <w:rPr>
                <w:sz w:val="20"/>
                <w:szCs w:val="20"/>
              </w:rPr>
              <w:t>91 %</w:t>
            </w:r>
          </w:p>
        </w:tc>
        <w:tc>
          <w:tcPr>
            <w:tcW w:w="879" w:type="dxa"/>
            <w:tcBorders>
              <w:top w:val="single" w:sz="4" w:space="0" w:color="auto"/>
            </w:tcBorders>
            <w:vAlign w:val="center"/>
          </w:tcPr>
          <w:p w14:paraId="542E3064" w14:textId="77777777" w:rsidR="00D1541E" w:rsidRPr="00C32AAD" w:rsidRDefault="009B6523" w:rsidP="00E31921">
            <w:pPr>
              <w:pStyle w:val="Compact"/>
              <w:rPr>
                <w:sz w:val="20"/>
                <w:szCs w:val="20"/>
              </w:rPr>
            </w:pPr>
            <w:r>
              <w:rPr>
                <w:sz w:val="20"/>
                <w:szCs w:val="20"/>
              </w:rPr>
              <w:t>1 %</w:t>
            </w:r>
          </w:p>
        </w:tc>
      </w:tr>
    </w:tbl>
    <w:p w14:paraId="164EC0D1" w14:textId="77777777" w:rsidR="00D1541E" w:rsidRPr="007128E8" w:rsidRDefault="00727CF6">
      <w:pPr>
        <w:pStyle w:val="berschrift2"/>
        <w:rPr>
          <w:lang w:val="de-DE"/>
        </w:rPr>
      </w:pPr>
      <w:bookmarkStart w:id="107" w:name="diskussion-und-grenzen"/>
      <w:bookmarkEnd w:id="94"/>
      <w:bookmarkEnd w:id="103"/>
      <w:r>
        <w:rPr>
          <w:lang w:val="de-DE"/>
        </w:rPr>
        <w:t xml:space="preserve">6 </w:t>
      </w:r>
      <w:commentRangeStart w:id="108"/>
      <w:r>
        <w:rPr>
          <w:lang w:val="de-DE"/>
        </w:rPr>
        <w:t xml:space="preserve">Diskussion </w:t>
      </w:r>
      <w:commentRangeEnd w:id="108"/>
      <w:r w:rsidR="000A188D" w:rsidRPr="007128E8">
        <w:rPr>
          <w:rStyle w:val="Kommentarzeichen"/>
          <w:sz w:val="28"/>
          <w:szCs w:val="28"/>
          <w:lang w:val="de-DE"/>
        </w:rPr>
        <w:commentReference w:id="108"/>
      </w:r>
    </w:p>
    <w:p w14:paraId="7FAFE82A" w14:textId="51CDAD0F" w:rsidR="004F6BAB" w:rsidRPr="004F6BAB" w:rsidRDefault="004F6BAB" w:rsidP="004F6BAB">
      <w:pPr>
        <w:pStyle w:val="FirstParagraph"/>
        <w:rPr>
          <w:lang w:val="de-DE"/>
        </w:rPr>
      </w:pPr>
      <w:r w:rsidRPr="004F6BAB">
        <w:rPr>
          <w:lang w:val="de-DE"/>
        </w:rPr>
        <w:t xml:space="preserve">Die zentrale Frage, ob AgNes die Elektrifizierung industrieller Prozesswärme wirtschaftlicher macht, lässt sich nicht pauschal beantworten: Wie sich AgNes auswirkt, hängt stark vom jeweiligen </w:t>
      </w:r>
      <w:commentRangeStart w:id="109"/>
      <w:r w:rsidRPr="004F6BAB">
        <w:rPr>
          <w:lang w:val="de-DE"/>
        </w:rPr>
        <w:t xml:space="preserve">Standort </w:t>
      </w:r>
      <w:commentRangeEnd w:id="109"/>
      <w:r w:rsidR="000A188D" w:rsidRPr="004F6BAB">
        <w:rPr>
          <w:rStyle w:val="Kommentarzeichen"/>
          <w:sz w:val="24"/>
          <w:szCs w:val="24"/>
          <w:lang w:val="de-DE"/>
        </w:rPr>
        <w:commentReference w:id="109"/>
      </w:r>
      <w:r w:rsidRPr="004F6BAB">
        <w:rPr>
          <w:lang w:val="de-DE"/>
        </w:rPr>
        <w:t xml:space="preserve">ab: Einer möglichen Entlastung durch die freie Wahl der Kapazität und die veränderte Abrechnung von Überschreitungen steht eine mögliche höhere Belastung durch den Arbeitspreis gegenüber. Betriebe mit gleichmäßigem Stromverbrauch werden dadurch anders beeinflusst als Betriebe mit kurzen, starken Lastspitzen. Auch beim Speicher gibt es keine </w:t>
      </w:r>
      <w:commentRangeStart w:id="110"/>
      <w:r w:rsidRPr="004F6BAB">
        <w:rPr>
          <w:lang w:val="de-DE"/>
        </w:rPr>
        <w:t xml:space="preserve">einfache </w:t>
      </w:r>
      <w:commentRangeEnd w:id="110"/>
      <w:r w:rsidR="000A188D" w:rsidRPr="004F6BAB">
        <w:rPr>
          <w:rStyle w:val="Kommentarzeichen"/>
          <w:sz w:val="24"/>
          <w:szCs w:val="24"/>
          <w:lang w:val="de-DE"/>
        </w:rPr>
        <w:commentReference w:id="110"/>
      </w:r>
      <w:r w:rsidRPr="004F6BAB">
        <w:rPr>
          <w:lang w:val="de-DE"/>
        </w:rPr>
        <w:t>Antwort: Entscheidend ist nicht, ob er die Spitzenlast senkt, sondern ob er die Gesamtkosten des Systems reduziert. Am Beispiel Metallerzeugung zeigt sich dieser Mechanismus besonders deutlich: Der Standort bucht unter AgNes nur 15 % seiner realisierten Spitzenlast und bezieht mehr als die Hälfte der Energie oberhalb dieser Kapazität (E₂/E = 55 %) — für dieses stark spitzenlastige Lastprofil wirkt sich aus, dass AgNes den Leistungsaufschlag bei geringer Nutzung im Gegensatz zu StromNEV auf AP₂−AP₁ begrenzt (s. Tab. 1); Metallerzeugung ist damit der einzige der vier Standorte, an dem AgNes die inkrementellen Wärmekosten senkt. Ob die geringere Bestrafung von Lastspitzen dabei auch eine bessere Ausnutzung des Day-Ahead-Preissignals ermöglicht, zeigt sich im Interaktionsterm nicht systematisch: Dieser wechselt standortspezifisch das Vorzeichen (s. Kernaussage 4), sodass sich aus den vier Fällen kein allgemeiner Zusammenhang zwischen Spitzenlast-Entlastung und Day-Ahead-Nutzen ableiten lässt.</w:t>
      </w:r>
      <w:r>
        <w:rPr>
          <w:lang w:val="de-DE"/>
        </w:rPr>
        <w:t xml:space="preserve"> </w:t>
      </w:r>
      <w:r w:rsidRPr="004F6BAB">
        <w:rPr>
          <w:lang w:val="de-DE"/>
        </w:rPr>
        <w:t xml:space="preserve">Wenn die bestellte Kapazität nicht von vornherein feststeht, sondern selbst Teil der Optimierung ist, entsteht eine Rückkopplung: Der Anlagenbetrieb beeinflusst den Lastgang, und der Lastgang beeinflusst wiederum, welche Kapazität sinnvoll ist. </w:t>
      </w:r>
      <w:commentRangeStart w:id="111"/>
      <w:r w:rsidRPr="004F6BAB">
        <w:rPr>
          <w:lang w:val="de-DE"/>
        </w:rPr>
        <w:t xml:space="preserve">Diese Rückkopplung </w:t>
      </w:r>
      <w:commentRangeEnd w:id="111"/>
      <w:r w:rsidR="000A188D" w:rsidRPr="004F6BAB">
        <w:rPr>
          <w:rStyle w:val="Kommentarzeichen"/>
          <w:sz w:val="24"/>
          <w:szCs w:val="24"/>
          <w:lang w:val="de-DE"/>
        </w:rPr>
        <w:commentReference w:id="111"/>
      </w:r>
      <w:r w:rsidRPr="004F6BAB">
        <w:rPr>
          <w:lang w:val="de-DE"/>
        </w:rPr>
        <w:t>wird im gekoppelten Optimierungsmodell abgebildet. Nicht abgebildet wird dagegen, dass die gebuchte Kapazität im Laufe des Jahres noch dynamisch angepasst werden könnte</w:t>
      </w:r>
      <w:r>
        <w:rPr>
          <w:lang w:val="de-DE"/>
        </w:rPr>
        <w:t>,</w:t>
      </w:r>
      <w:r w:rsidRPr="004F6BAB">
        <w:rPr>
          <w:lang w:val="de-DE"/>
        </w:rPr>
        <w:t xml:space="preserve"> im Modell wird sie einmal festgelegt. Weitere Einschränkungen sind: </w:t>
      </w:r>
      <w:commentRangeStart w:id="112"/>
      <w:r w:rsidRPr="004F6BAB">
        <w:rPr>
          <w:lang w:val="de-DE"/>
        </w:rPr>
      </w:r>
      <w:commentRangeEnd w:id="112"/>
      <w:r w:rsidR="000A188D" w:rsidRPr="004F6BAB">
        <w:rPr>
          <w:rStyle w:val="Kommentarzeichen"/>
          <w:sz w:val="24"/>
          <w:szCs w:val="24"/>
          <w:lang w:val="de-DE"/>
        </w:rPr>
      </w:r>
      <w:r w:rsidRPr="004F6BAB">
        <w:rPr>
          <w:lang w:val="de-DE"/>
        </w:rPr>
      </w:r>
      <w:r>
        <w:rPr>
          <w:lang w:val="de-DE"/>
        </w:rPr>
      </w:r>
      <w:r w:rsidRPr="004F6BAB">
        <w:rPr>
          <w:lang w:val="de-DE"/>
        </w:rPr>
      </w:r>
      <w:r>
        <w:rPr>
          <w:lang w:val="de-DE"/>
        </w:rPr>
      </w:r>
      <w:r w:rsidR="00D00F58">
        <w:rPr>
          <w:lang w:val="de-DE"/>
        </w:rPr>
      </w:r>
      <w:r>
        <w:rPr>
          <w:lang w:val="de-DE"/>
        </w:rPr>
      </w:r>
      <w:r w:rsidRPr="004F6BAB">
        <w:rPr>
          <w:lang w:val="de-DE"/>
        </w:rPr>
        <w:t xml:space="preserve">Das Modell geht davon aus, dass zukünftige Preise bereits bekannt sind (Perfect Foresight [12]), der Wärmebedarf wird als fest vorgegeben angenommen, die AgNes-Tarife sind nur angenommene Szenarien, die Netzebene wird vorab festgelegt statt </w:t>
      </w:r>
      <w:r w:rsidRPr="004F6BAB">
        <w:rPr>
          <w:lang w:val="de-DE"/>
        </w:rPr>
        <w:lastRenderedPageBreak/>
        <w:t>optimiert, die vier Betriebe stammen aus unterschiedlichen Jahren</w:t>
      </w:r>
      <w:commentRangeStart w:id="113"/>
      <w:r w:rsidRPr="004F6BAB">
        <w:rPr>
          <w:lang w:val="de-DE"/>
        </w:rPr>
        <w:t xml:space="preserve">, bei der feineren 15-Minuten-Berechnung wurden Stundenpreise nur vervielfacht statt echte 15-Minuten-Preise </w:t>
      </w:r>
      <w:commentRangeEnd w:id="113"/>
      <w:r w:rsidR="000A188D" w:rsidRPr="004F6BAB">
        <w:rPr>
          <w:rStyle w:val="Kommentarzeichen"/>
          <w:sz w:val="24"/>
          <w:szCs w:val="24"/>
          <w:lang w:val="de-DE"/>
        </w:rPr>
        <w:commentReference w:id="113"/>
      </w:r>
      <w:r w:rsidRPr="004F6BAB">
        <w:rPr>
          <w:lang w:val="de-DE"/>
        </w:rPr>
        <w:t xml:space="preserve">zu verwenden, bestimmte Sonderkosten (§ 19 StromNEV, Baukostenzuschüsse) wurden nicht berücksichtigt, der </w:t>
      </w:r>
      <w:commentRangeStart w:id="114"/>
      <w:r w:rsidRPr="004F6BAB">
        <w:rPr>
          <w:lang w:val="de-DE"/>
        </w:rPr>
        <w:t xml:space="preserve">maximale Netzanschluss (P_grid) </w:t>
      </w:r>
      <w:commentRangeEnd w:id="114"/>
      <w:r w:rsidR="000A188D" w:rsidRPr="004F6BAB">
        <w:rPr>
          <w:rStyle w:val="Kommentarzeichen"/>
          <w:sz w:val="24"/>
          <w:szCs w:val="24"/>
          <w:lang w:val="de-DE"/>
        </w:rPr>
        <w:commentReference w:id="114"/>
      </w:r>
      <w:r w:rsidRPr="004F6BAB">
        <w:rPr>
          <w:lang w:val="de-DE"/>
        </w:rPr>
        <w:t>gilt als fix und AgNes selbst liegt bisher nur als Entwurf vor. Da nur vier Betriebe untersucht wurden, lassen sich die Ergebnisse zudem nicht statistisch verallgemeinern.</w:t>
      </w:r>
    </w:p>
    <w:p w14:paraId="35228D60" w14:textId="1A6AA1D9" w:rsidR="004F6BAB" w:rsidRDefault="004F6BAB" w:rsidP="004F6BAB">
      <w:pPr>
        <w:pStyle w:val="FirstParagraph"/>
        <w:rPr>
          <w:lang w:val="de-DE"/>
        </w:rPr>
      </w:pPr>
      <w:r w:rsidRPr="004F6BAB">
        <w:rPr>
          <w:lang w:val="de-DE"/>
        </w:rPr>
        <w:t>Für weiterführende Arbeiten bieten sich insbesondere folgende Punkte an: eine Bestellstrategie, die Unsicherheit über den zukünftigen Bedarf einbezieht (stochastische Bestellung), die Quantifizierung eines möglichen Flexibilitäts-Sondernetzentgelts, die Einbeziehung der maximalen Netzanschlussleistung als eigene Optimierungsgröße sowie die Übertragung der entwickelten Methode auf weitere Kapazitätstarifmodelle.</w:t>
      </w:r>
    </w:p>
    <w:p w14:paraId="4A3CBD66" w14:textId="77777777" w:rsidR="004F6BAB" w:rsidRDefault="004F6BAB" w:rsidP="004F6BAB">
      <w:pPr>
        <w:pStyle w:val="Textkrper"/>
        <w:rPr>
          <w:lang w:val="de-DE"/>
        </w:rPr>
      </w:pPr>
    </w:p>
    <w:p w14:paraId="2336220B" w14:textId="77777777" w:rsidR="00D1541E" w:rsidRPr="007128E8" w:rsidRDefault="00727CF6">
      <w:pPr>
        <w:pStyle w:val="berschrift2"/>
        <w:rPr>
          <w:lang w:val="de-DE"/>
        </w:rPr>
      </w:pPr>
      <w:bookmarkStart w:id="115" w:name="handlungsempfehlungen-und-fazit"/>
      <w:bookmarkEnd w:id="107"/>
      <w:r>
        <w:rPr>
          <w:lang w:val="de-DE"/>
        </w:rPr>
        <w:t>7 Fazit</w:t>
      </w:r>
    </w:p>
    <w:p w14:paraId="6EC4BFE8" w14:textId="1728881D" w:rsidR="00D1541E" w:rsidRPr="004F6BAB" w:rsidRDefault="004F6BAB">
      <w:pPr>
        <w:pStyle w:val="FirstParagraph"/>
        <w:rPr>
          <w:lang w:val="de-DE"/>
        </w:rPr>
      </w:pPr>
      <w:r>
        <w:rPr>
          <w:bCs/>
          <w:lang w:val="de-DE"/>
        </w:rPr>
        <w:t>Verfahren zur Feststellung der Kapazitätsbestellung</w:t>
      </w:r>
      <w:r w:rsidR="009B6523" w:rsidRPr="004F6BAB">
        <w:rPr>
          <w:bCs/>
          <w:lang w:val="de-DE"/>
        </w:rPr>
        <w:t xml:space="preserve"> ohne Optimierungssoftware</w:t>
      </w:r>
      <w:r>
        <w:rPr>
          <w:bCs/>
          <w:lang w:val="de-DE"/>
        </w:rPr>
        <w:t>:</w:t>
      </w:r>
    </w:p>
    <w:p w14:paraId="0D03252A" w14:textId="77777777" w:rsidR="00D1541E" w:rsidRPr="007128E8" w:rsidRDefault="009B6523">
      <w:pPr>
        <w:pStyle w:val="Compact"/>
        <w:numPr>
          <w:ilvl w:val="0"/>
          <w:numId w:val="4"/>
        </w:numPr>
        <w:rPr>
          <w:lang w:val="de-DE"/>
        </w:rPr>
      </w:pPr>
      <w:r>
        <w:rPr>
          <w:lang w:val="de-DE"/>
        </w:rPr>
        <w:t xml:space="preserve">Viertelstundenlastgang des </w:t>
      </w:r>
      <w:r w:rsidRPr="00E31921">
        <w:rPr>
          <w:bCs/>
          <w:lang w:val="de-DE"/>
        </w:rPr>
        <w:t>Gesamtwerks</w:t>
      </w:r>
      <w:r>
        <w:rPr>
          <w:lang w:val="de-DE"/>
        </w:rPr>
        <w:t xml:space="preserve"> für das Bestelljahr prognostizieren und die geplante Wärmeelektrifizierung addieren.</w:t>
      </w:r>
    </w:p>
    <w:p w14:paraId="4CB575BA" w14:textId="77777777" w:rsidR="00D1541E" w:rsidRPr="007128E8" w:rsidRDefault="00673496">
      <w:pPr>
        <w:pStyle w:val="Compact"/>
        <w:numPr>
          <w:ilvl w:val="0"/>
          <w:numId w:val="4"/>
        </w:numPr>
        <w:rPr>
          <w:lang w:val="de-DE"/>
        </w:rPr>
      </w:pP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r w:rsidR="00593523">
        <w:rPr>
          <w:lang w:val="de-DE"/>
        </w:rPr>
        <w:t xml:space="preserve"> aus dem Preisblatt berechnen.</w:t>
      </w:r>
    </w:p>
    <w:p w14:paraId="6872469F" w14:textId="77777777" w:rsidR="00D1541E" w:rsidRPr="007128E8" w:rsidRDefault="009B6523">
      <w:pPr>
        <w:pStyle w:val="Compact"/>
        <w:numPr>
          <w:ilvl w:val="0"/>
          <w:numId w:val="4"/>
        </w:numPr>
        <w:rPr>
          <w:lang w:val="de-DE"/>
        </w:rPr>
      </w:pPr>
      <w:r>
        <w:rPr>
          <w:lang w:val="de-DE"/>
        </w:rPr>
        <w:t xml:space="preserve">Jahresdauerlinie bilden und die Kapazität bei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ablesen → </w:t>
      </w:r>
      <m:oMath>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oMath>
      <w:r>
        <w:rPr>
          <w:lang w:val="de-DE"/>
        </w:rPr>
        <w:t>.</w:t>
      </w:r>
    </w:p>
    <w:p w14:paraId="030C2ABE" w14:textId="7FC822CA" w:rsidR="00D1541E" w:rsidRPr="007128E8" w:rsidRDefault="009B6523">
      <w:pPr>
        <w:pStyle w:val="Compact"/>
        <w:numPr>
          <w:ilvl w:val="0"/>
          <w:numId w:val="4"/>
        </w:numPr>
        <w:rPr>
          <w:lang w:val="de-DE"/>
        </w:rPr>
      </w:pPr>
      <w:r>
        <w:rPr>
          <w:lang w:val="de-DE"/>
        </w:rPr>
        <w:t xml:space="preserve">Auf </w:t>
      </w:r>
      <m:oMath>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w:r>
        <w:rPr>
          <w:lang w:val="de-DE"/>
        </w:rPr>
        <w:t xml:space="preserve"> begrenzen</w:t>
      </w:r>
      <w:r w:rsidR="00EF2B3F">
        <w:rPr>
          <w:lang w:val="de-DE"/>
        </w:rPr>
        <w:t>,</w:t>
      </w:r>
      <w:r>
        <w:rPr>
          <w:lang w:val="de-DE"/>
        </w:rPr>
        <w:t>Prognoseunsicherheit als Zuschlag prüfen</w:t>
      </w:r>
      <w:r w:rsidR="00730F50">
        <w:rPr>
          <w:lang w:val="de-DE"/>
        </w:rPr>
        <w:t>. D</w:t>
      </w:r>
      <w:r>
        <w:rPr>
          <w:lang w:val="de-DE"/>
        </w:rPr>
        <w:t xml:space="preserve">er Zuschlag ist nur rational, solange die zugeschlagene Scheibe im Erwartungswert länger als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benötigt wird.</w:t>
      </w:r>
    </w:p>
    <w:p w14:paraId="5E9CB303" w14:textId="77777777" w:rsidR="004F6BAB" w:rsidRPr="004F6BAB" w:rsidRDefault="009B6523" w:rsidP="004F6BAB">
      <w:pPr>
        <w:pStyle w:val="Compact"/>
        <w:numPr>
          <w:ilvl w:val="0"/>
          <w:numId w:val="4"/>
        </w:numPr>
        <w:rPr>
          <w:lang w:val="de-DE"/>
        </w:rPr>
      </w:pPr>
      <w:r w:rsidRPr="004F6BAB">
        <w:rPr>
          <w:bCs/>
          <w:lang w:val="de-DE"/>
        </w:rPr>
        <w:t>Speicher anschließend als Teil der Gesamtsystemauslegung bewerten, nicht allein anhand der Höchstlastreduktion.</w:t>
      </w:r>
      <w:bookmarkStart w:id="116" w:name="literatur"/>
      <w:bookmarkEnd w:id="115"/>
    </w:p>
    <w:p w14:paraId="06C68F93" w14:textId="59DD293C" w:rsidR="004F6BAB" w:rsidRPr="004F6BAB" w:rsidRDefault="004F6BAB" w:rsidP="00E31921">
      <w:pPr>
        <w:pStyle w:val="Compact"/>
        <w:rPr>
          <w:lang w:val="de-DE"/>
        </w:rPr>
      </w:pPr>
      <w:r w:rsidRPr="004F6BAB">
        <w:rPr>
          <w:lang w:val="de-DE"/>
        </w:rPr>
        <w:t>Der AgNes-Entwurf verändert die zusätzlichen Wärmekosten je nach Standort unterschiedlich. Netzentgelt und Stromeinkauf wirken dabei standortabhängig zusammen, ohne ein einheitliches Muster. Die einfache Bestellregel funktioniert sehr genau, solange der Lastgang feststeht</w:t>
      </w:r>
      <w:r w:rsidR="0022442A">
        <w:rPr>
          <w:lang w:val="de-DE"/>
        </w:rPr>
        <w:t>. I</w:t>
      </w:r>
      <w:r w:rsidRPr="004F6BAB">
        <w:rPr>
          <w:lang w:val="de-DE"/>
        </w:rPr>
        <w:t>m gekoppelten Modell weicht sie dagegen um bis zu 34,7 % ab. Das liegt an der Elektrifizierung selbst, nicht an einem Fehler der Regel. Für die Praxis ist die Regel deshalb ein guter erster Ansatz</w:t>
      </w:r>
      <w:r w:rsidR="00EF2B3F">
        <w:rPr>
          <w:lang w:val="de-DE"/>
        </w:rPr>
        <w:t>,</w:t>
      </w:r>
      <w:r w:rsidRPr="004F6BAB">
        <w:rPr>
          <w:lang w:val="de-DE"/>
        </w:rPr>
        <w:t xml:space="preserve"> bei starker Wechselwirkung zwischen Elektrifizierung, Speicher und Netzbezug braucht es aber weiterhin eine gekoppelte Optimierung. Die Kennzahl θ reagiert zudem sehr empfindlich darauf, ob volle oder teilweise Bestellung sinnvoll ist.</w:t>
      </w:r>
    </w:p>
    <w:p w14:paraId="6D1F758F" w14:textId="0C788658" w:rsidR="00D1541E" w:rsidRPr="006C40DD" w:rsidRDefault="009B6523">
      <w:pPr>
        <w:pStyle w:val="berschrift2"/>
      </w:pPr>
      <w:r w:rsidRPr="006C40DD">
        <w:t>Literatur</w:t>
      </w:r>
    </w:p>
    <w:p w14:paraId="41DA80EC" w14:textId="77777777" w:rsidR="005D2868" w:rsidRPr="00852142" w:rsidRDefault="00593523">
      <w:pPr>
        <w:pStyle w:val="FirstParagraph"/>
      </w:pPr>
      <w:r w:rsidRPr="00852142">
        <w:t>[1] Naegler, T.; Simon, S.; Klein, M.; Gils, H. C.: Quantification of the European industrial heat demand by branch and temperature level. Int. J. Energy Res. 39 (2015), 2019–2030.</w:t>
      </w:r>
    </w:p>
    <w:p w14:paraId="7690B612" w14:textId="77777777" w:rsidR="005D2868" w:rsidRPr="00852142" w:rsidRDefault="00593523">
      <w:pPr>
        <w:pStyle w:val="FirstParagraph"/>
      </w:pPr>
      <w:r w:rsidRPr="00852142">
        <w:t>[2] Rehfeldt, M.; Fleiter, T.; Toro, F.: A bottom-up estimation of heating and cooling demand in European industry. Energy Efficiency 11 (2018), 1057–1082.</w:t>
      </w:r>
    </w:p>
    <w:p w14:paraId="7D28F0A0" w14:textId="77777777" w:rsidR="005D2868" w:rsidRPr="00852142" w:rsidRDefault="00593523">
      <w:pPr>
        <w:pStyle w:val="FirstParagraph"/>
      </w:pPr>
      <w:r w:rsidRPr="00852142">
        <w:t>[3] Madeddu, S. et al.: The CO₂ reduction potential for the European industry via direct electrification of heat supply. Environ. Res. Lett. 15 (2020), 124004.</w:t>
      </w:r>
    </w:p>
    <w:p w14:paraId="26A42529" w14:textId="77777777" w:rsidR="005D2868" w:rsidRPr="00852142" w:rsidRDefault="00593523">
      <w:pPr>
        <w:pStyle w:val="FirstParagraph"/>
      </w:pPr>
      <w:r w:rsidRPr="00852142">
        <w:t>[4] Arpagaus, C. et al.: High temperature heat pumps: Market overview, state of the art, research status, refrigerants, and application potentials. Energy 152 (2018), 985–1010.</w:t>
      </w:r>
    </w:p>
    <w:p w14:paraId="02325344" w14:textId="77777777" w:rsidR="005D2868" w:rsidRPr="00852142" w:rsidRDefault="00593523">
      <w:pPr>
        <w:pStyle w:val="FirstParagraph"/>
      </w:pPr>
      <w:r w:rsidRPr="00852142">
        <w:t>[5] Zühlsdorf, B. et al.: Analysis of technologies and potentials for heat pump-based process heat supply above 150 °C. Energy Conversion and Management: X 2 (2019), 100011.</w:t>
      </w:r>
    </w:p>
    <w:p w14:paraId="5FB1021C" w14:textId="77777777" w:rsidR="005D2868" w:rsidRPr="00852142" w:rsidRDefault="00593523">
      <w:pPr>
        <w:pStyle w:val="FirstParagraph"/>
      </w:pPr>
      <w:r w:rsidRPr="00852142">
        <w:lastRenderedPageBreak/>
        <w:t>[6] Bloess, A.; Schill, W.-P.; Zerrahn, A.: Power-to-heat for renewable energy integration. Applied Energy 212 (2018), 1611–1626.</w:t>
      </w:r>
    </w:p>
    <w:p w14:paraId="4B215439" w14:textId="77777777" w:rsidR="005D2868" w:rsidRPr="00852142" w:rsidRDefault="00593523">
      <w:pPr>
        <w:pStyle w:val="FirstParagraph"/>
      </w:pPr>
      <w:r w:rsidRPr="00852142">
        <w:t>[7] Miró, L.; Gasia, J.; Cabeza, L. F.: Thermal energy storage for industrial waste heat recovery: A review. Applied Energy 179 (2016), 284–301.</w:t>
      </w:r>
    </w:p>
    <w:p w14:paraId="58A8F342" w14:textId="77777777" w:rsidR="005D2868" w:rsidRPr="00852142" w:rsidRDefault="00593523">
      <w:pPr>
        <w:pStyle w:val="FirstParagraph"/>
      </w:pPr>
      <w:r w:rsidRPr="00852142">
        <w:t>[8] Paulus, M.; Borggrefe, F.: The potential of demand-side management in energy-intensive industries for electricity markets in Germany. Applied Energy 88 (2011), 432–441.</w:t>
      </w:r>
    </w:p>
    <w:p w14:paraId="64892209" w14:textId="77777777" w:rsidR="005D2868" w:rsidRPr="00852142" w:rsidRDefault="00593523">
      <w:pPr>
        <w:pStyle w:val="FirstParagraph"/>
      </w:pPr>
      <w:r w:rsidRPr="00852142">
        <w:t>[9] Gils, H. C.: Assessment of the theoretical demand response potential in Europe. Energy 67 (2014), 1–18.</w:t>
      </w:r>
    </w:p>
    <w:p w14:paraId="1A2BF355" w14:textId="77777777" w:rsidR="005D2868" w:rsidRPr="00852142" w:rsidRDefault="00593523">
      <w:pPr>
        <w:pStyle w:val="FirstParagraph"/>
      </w:pPr>
      <w:r w:rsidRPr="00852142">
        <w:t>[10] Voll, P.; Klaffke, C.; Hennen, M.; Bardow, A.: Automated superstructure-based synthesis and optimization of distributed energy supply systems. Energy 50 (2013), 374–388.</w:t>
      </w:r>
    </w:p>
    <w:p w14:paraId="2322CAD7" w14:textId="77777777" w:rsidR="005D2868" w:rsidRPr="00852142" w:rsidRDefault="00593523">
      <w:pPr>
        <w:pStyle w:val="FirstParagraph"/>
      </w:pPr>
      <w:r w:rsidRPr="00852142">
        <w:t>[11] Kotzur, L. et al.: Impact of different time series aggregation methods on optimal energy system design. Renewable Energy 117 (2018), 474–487.</w:t>
      </w:r>
    </w:p>
    <w:p w14:paraId="08CC4E1C" w14:textId="77777777" w:rsidR="005D2868" w:rsidRDefault="00593523">
      <w:pPr>
        <w:pStyle w:val="FirstParagraph"/>
        <w:rPr>
          <w:lang w:val="de-DE"/>
        </w:rPr>
      </w:pPr>
      <w:r w:rsidRPr="00852142">
        <w:t xml:space="preserve">[12] Marquant, J. F.; Evins, R.; Carmeliet, J.: Reducing computation time with a rolling horizon approach applied to energy hub systems. </w:t>
      </w:r>
      <w:r>
        <w:rPr>
          <w:lang w:val="de-DE"/>
        </w:rPr>
        <w:t>Procedia Computer Science 51 (2015).</w:t>
      </w:r>
    </w:p>
    <w:p w14:paraId="20DD3DE6" w14:textId="77777777" w:rsidR="005D2868" w:rsidRDefault="00593523">
      <w:pPr>
        <w:pStyle w:val="FirstParagraph"/>
        <w:rPr>
          <w:lang w:val="de-DE"/>
        </w:rPr>
      </w:pPr>
      <w:r>
        <w:rPr>
          <w:lang w:val="de-DE"/>
        </w:rPr>
        <w:t>[13] VDI 2067 Blatt 1: Wirtschaftlichkeit gebäudetechnischer Anlagen.</w:t>
      </w:r>
    </w:p>
    <w:p w14:paraId="629C5D18" w14:textId="77777777" w:rsidR="005D2868" w:rsidRDefault="00593523">
      <w:pPr>
        <w:pStyle w:val="FirstParagraph"/>
        <w:rPr>
          <w:lang w:val="de-DE"/>
        </w:rPr>
      </w:pPr>
      <w:r>
        <w:rPr>
          <w:lang w:val="de-DE"/>
        </w:rPr>
        <w:t>[14] DIN EN 17463:2026-07: Bewertung von energiebezogenen Investitionen (VALERI).</w:t>
      </w:r>
    </w:p>
    <w:p w14:paraId="25DC7BED" w14:textId="77777777" w:rsidR="005D2868" w:rsidRPr="00852142" w:rsidRDefault="00593523">
      <w:pPr>
        <w:pStyle w:val="FirstParagraph"/>
      </w:pPr>
      <w:r w:rsidRPr="00852142">
        <w:t>[15] Schittekatte, T.; Momber, I.; Meeus, L.: Future-proof tariff design. Energy Economics 70 (2018), 484–498.</w:t>
      </w:r>
    </w:p>
    <w:p w14:paraId="168B084B" w14:textId="77777777" w:rsidR="005D2868" w:rsidRPr="00852142" w:rsidRDefault="00593523">
      <w:pPr>
        <w:pStyle w:val="FirstParagraph"/>
      </w:pPr>
      <w:r w:rsidRPr="00852142">
        <w:t>[16] Passey, R.; Haghdadi, N.; Bruce, A.; MacGill, I.: Designing more cost reflective electricity network tariffs with demand charges. Energy Policy 109 (2017), 642–649.</w:t>
      </w:r>
    </w:p>
    <w:p w14:paraId="6EC9ECE0" w14:textId="77777777" w:rsidR="005D2868" w:rsidRDefault="00593523">
      <w:pPr>
        <w:pStyle w:val="FirstParagraph"/>
        <w:rPr>
          <w:lang w:val="de-DE"/>
        </w:rPr>
      </w:pPr>
      <w:r w:rsidRPr="00852142">
        <w:t xml:space="preserve">[17] CEER: Guidelines of Good Practice on Electricity Distribution Network Tariffs. </w:t>
      </w:r>
      <w:r>
        <w:rPr>
          <w:lang w:val="de-DE"/>
        </w:rPr>
        <w:t>2017.</w:t>
      </w:r>
    </w:p>
    <w:p w14:paraId="53914017" w14:textId="77777777" w:rsidR="005D2868" w:rsidRDefault="00593523">
      <w:pPr>
        <w:pStyle w:val="FirstParagraph"/>
        <w:rPr>
          <w:lang w:val="de-DE"/>
        </w:rPr>
      </w:pPr>
      <w:r>
        <w:rPr>
          <w:lang w:val="de-DE"/>
        </w:rPr>
        <w:t>[18] Energiewirtschaftsgesetz (EnWG), §§ 21, 24, geltende Fassung.</w:t>
      </w:r>
    </w:p>
    <w:p w14:paraId="06548FCB" w14:textId="77777777" w:rsidR="005D2868" w:rsidRDefault="00593523">
      <w:pPr>
        <w:pStyle w:val="FirstParagraph"/>
        <w:rPr>
          <w:lang w:val="de-DE"/>
        </w:rPr>
      </w:pPr>
      <w:r>
        <w:rPr>
          <w:lang w:val="de-DE"/>
        </w:rPr>
        <w:t>[19] Verordnung über die Entgelte für den Zugang zu Elektrizitätsversorgungsnetzen (StromNEV), geltende Fassung, insb. § 17, § 19.</w:t>
      </w:r>
    </w:p>
    <w:p w14:paraId="751D25A0" w14:textId="77777777" w:rsidR="005D2868" w:rsidRDefault="00593523">
      <w:pPr>
        <w:pStyle w:val="FirstParagraph"/>
        <w:rPr>
          <w:lang w:val="de-DE"/>
        </w:rPr>
      </w:pPr>
      <w:r>
        <w:rPr>
          <w:lang w:val="de-DE"/>
        </w:rPr>
        <w:t>[20] Bundesnetzagentur: Festlegungsentwurf zur allgemeinen Netzentgeltsystematik Strom (AgNes), Entwurf vom 06.08.2026.</w:t>
      </w:r>
    </w:p>
    <w:p w14:paraId="7A3964E1" w14:textId="77777777" w:rsidR="005D2868" w:rsidRDefault="00593523">
      <w:pPr>
        <w:pStyle w:val="FirstParagraph"/>
        <w:rPr>
          <w:lang w:val="de-DE"/>
        </w:rPr>
      </w:pPr>
      <w:r>
        <w:rPr>
          <w:lang w:val="de-DE"/>
        </w:rPr>
        <w:t>[21] BNetzA: Festlegung zur Integration steuerbarer Verbrauchseinrichtungen nach § 14a EnWG, 27.11.2023.</w:t>
      </w:r>
    </w:p>
    <w:p w14:paraId="06E01263" w14:textId="77777777" w:rsidR="005D2868" w:rsidRDefault="00593523">
      <w:pPr>
        <w:pStyle w:val="FirstParagraph"/>
        <w:rPr>
          <w:lang w:val="de-DE"/>
        </w:rPr>
      </w:pPr>
      <w:r>
        <w:rPr>
          <w:lang w:val="de-DE"/>
        </w:rPr>
        <w:t>[22] Stadtwerke Tübingen GmbH: Preisblatt Netznutzung Strom, 2025.</w:t>
      </w:r>
    </w:p>
    <w:p w14:paraId="5D2E232D" w14:textId="77777777" w:rsidR="005D2868" w:rsidRDefault="00593523">
      <w:pPr>
        <w:pStyle w:val="FirstParagraph"/>
        <w:rPr>
          <w:lang w:val="de-DE"/>
        </w:rPr>
      </w:pPr>
      <w:r>
        <w:rPr>
          <w:lang w:val="de-DE"/>
        </w:rPr>
        <w:t>[23] EAM Netz GmbH: Preisblatt Netznutzung Strom, 2024.</w:t>
      </w:r>
    </w:p>
    <w:p w14:paraId="4E084C90" w14:textId="77777777" w:rsidR="005D2868" w:rsidRDefault="00593523">
      <w:pPr>
        <w:pStyle w:val="FirstParagraph"/>
        <w:rPr>
          <w:lang w:val="de-DE"/>
        </w:rPr>
      </w:pPr>
      <w:r>
        <w:rPr>
          <w:lang w:val="de-DE"/>
        </w:rPr>
        <w:t>[24] Bayernwerk Netz GmbH: Preisblatt Netznutzung Strom, 2025.</w:t>
      </w:r>
    </w:p>
    <w:p w14:paraId="2F6E1AA3" w14:textId="77777777" w:rsidR="005D2868" w:rsidRDefault="00593523">
      <w:pPr>
        <w:pStyle w:val="FirstParagraph"/>
        <w:rPr>
          <w:lang w:val="de-DE"/>
        </w:rPr>
      </w:pPr>
      <w:r>
        <w:rPr>
          <w:lang w:val="de-DE"/>
        </w:rPr>
        <w:t>[25] Richtlinie (EU) 2023/959 zur Änderung der Richtlinie 2003/87/EG (EU-ETS), 2023.</w:t>
      </w:r>
    </w:p>
    <w:p w14:paraId="2E00AF64" w14:textId="77777777" w:rsidR="005D2868" w:rsidRDefault="00593523">
      <w:pPr>
        <w:pStyle w:val="FirstParagraph"/>
        <w:rPr>
          <w:lang w:val="de-DE"/>
        </w:rPr>
      </w:pPr>
      <w:r>
        <w:rPr>
          <w:lang w:val="de-DE"/>
        </w:rPr>
        <w:t>[26] Brennstoffemissionshandelsgesetz (BEHG), geltende Fassung.</w:t>
      </w:r>
    </w:p>
    <w:p w14:paraId="6B555070" w14:textId="77777777" w:rsidR="005D2868" w:rsidRDefault="00593523">
      <w:pPr>
        <w:pStyle w:val="FirstParagraph"/>
        <w:rPr>
          <w:lang w:val="de-DE"/>
        </w:rPr>
      </w:pPr>
      <w:r>
        <w:rPr>
          <w:lang w:val="de-DE"/>
        </w:rPr>
        <w:t>[27] Bundesnetzagentur/SMARD: Marktdaten Großhandelsstrompreise (Day-Ahead).</w:t>
      </w:r>
    </w:p>
    <w:p w14:paraId="507FDA65" w14:textId="3B882E0C" w:rsidR="00671E7F" w:rsidRPr="00671E7F" w:rsidRDefault="00671E7F" w:rsidP="00671E7F">
      <w:pPr>
        <w:pStyle w:val="Textkrper"/>
        <w:rPr>
          <w:lang w:val="de-DE"/>
        </w:rPr>
      </w:pPr>
      <w:r>
        <w:rPr>
          <w:lang w:val="de-DE"/>
        </w:rPr>
        <w:t xml:space="preserve">[28] </w:t>
      </w:r>
      <w:r w:rsidRPr="00671E7F">
        <w:rPr>
          <w:lang w:val="de-DE"/>
        </w:rPr>
        <w:t>Lukas, R. (2026). Auswirkungen der Netzentgeltreform AgNes auf die Elektrifizierung industrieller Prozesswärme. In Bestellkapazität statt Jahreshöchstlast Auswirkungen der Netzentgeltreform AgNes auf die Elektrifizierung industrieller Prozesswärme (Version v1.0.0) [Computer software]. Zenodo. https://doi.org/10.5281/zenodo.22934439</w:t>
      </w:r>
      <w:r>
        <w:rPr>
          <w:lang w:val="de-DE"/>
        </w:rPr>
        <w:t>.</w:t>
      </w:r>
    </w:p>
    <w:p w14:paraId="42FBD2F8" w14:textId="16879C9D" w:rsidR="00D1541E" w:rsidRDefault="00D1541E">
      <w:pPr>
        <w:rPr>
          <w:lang w:val="de-DE"/>
        </w:rPr>
      </w:pPr>
    </w:p>
    <w:p w14:paraId="75ADF3B0" w14:textId="77777777" w:rsidR="0022442A" w:rsidRPr="008709B3" w:rsidRDefault="0022442A">
      <w:pPr>
        <w:rPr>
          <w:lang w:val="de-DE"/>
        </w:rPr>
      </w:pPr>
    </w:p>
    <w:p w14:paraId="51D95EB7" w14:textId="77777777" w:rsidR="00D1541E" w:rsidRPr="007128E8" w:rsidRDefault="009B6523">
      <w:pPr>
        <w:pStyle w:val="berschrift2"/>
        <w:rPr>
          <w:lang w:val="de-DE"/>
        </w:rPr>
      </w:pPr>
      <w:bookmarkStart w:id="117" w:name="autorenbiographie"/>
      <w:bookmarkEnd w:id="116"/>
      <w:r>
        <w:rPr>
          <w:lang w:val="de-DE"/>
        </w:rPr>
        <w:t>Autorenbiographie</w:t>
      </w:r>
    </w:p>
    <w:p w14:paraId="1B137E88" w14:textId="77777777" w:rsidR="00D1541E" w:rsidRPr="007128E8" w:rsidRDefault="009B6523">
      <w:pPr>
        <w:pStyle w:val="FirstParagraph"/>
        <w:spacing w:after="20"/>
        <w:rPr>
          <w:lang w:val="de-DE"/>
        </w:rPr>
      </w:pPr>
      <w:r>
        <w:rPr>
          <w:lang w:val="de-DE"/>
        </w:rPr>
        <w:t xml:space="preserve">Lukas Ruess ist wissenschaftlicher Mitarbeiter und Doktorand am Fraunhofer-Institut für Produktionstechnik und Automatisierung IPA sowie am Institut für Energieeffizienz in der </w:t>
      </w:r>
      <w:r>
        <w:rPr>
          <w:lang w:val="de-DE"/>
        </w:rPr>
        <w:lastRenderedPageBreak/>
        <w:t>Produktion EEP der Universität Stuttgart. Seine Dissertation befasst sich mit der MILP-basierten Auslegung und Betriebsführung elektrifizierter Wärmeversorgungssysteme.</w:t>
      </w:r>
    </w:p>
    <w:p w14:paraId="0B3E0DF8" w14:textId="77777777" w:rsidR="004F2B80" w:rsidRDefault="004F2B80">
      <w:pPr>
        <w:pStyle w:val="Textkrper"/>
        <w:spacing w:after="20"/>
        <w:rPr>
          <w:b/>
          <w:bCs/>
          <w:lang w:val="de-DE"/>
        </w:rPr>
      </w:pPr>
    </w:p>
    <w:p w14:paraId="0BC8A709" w14:textId="4EB9E47B" w:rsidR="004F2B80" w:rsidRDefault="004F2B80">
      <w:pPr>
        <w:pStyle w:val="Textkrper"/>
        <w:spacing w:after="20"/>
        <w:rPr>
          <w:b/>
          <w:bCs/>
          <w:lang w:val="de-DE"/>
        </w:rPr>
      </w:pPr>
      <w:r>
        <w:rPr>
          <w:b/>
          <w:bCs/>
          <w:lang w:val="de-DE"/>
        </w:rPr>
        <w:t>Interessenskonflikt</w:t>
      </w:r>
    </w:p>
    <w:p w14:paraId="45C91795" w14:textId="0B525EDC" w:rsidR="004F2B80" w:rsidRDefault="004F2B80" w:rsidP="004F2B80">
      <w:pPr>
        <w:pStyle w:val="FirstParagraph"/>
        <w:spacing w:after="20"/>
        <w:rPr>
          <w:lang w:val="de-DE"/>
        </w:rPr>
      </w:pPr>
      <w:r w:rsidRPr="004F2B80">
        <w:rPr>
          <w:lang w:val="de-DE"/>
        </w:rPr>
        <w:t xml:space="preserve">Lukas Ruess (Universität Stuttgart) gibt an, dass finanzielle Unterstützung durch das Bundesministerium für Wirtschaft und Energie (BMWE) unter der Fördernummer 03EN6057B bereitgestellt wurde. </w:t>
      </w:r>
      <w:r>
        <w:rPr>
          <w:lang w:val="de-DE"/>
        </w:rPr>
        <w:t xml:space="preserve">Wir bedanken uns für die Förderung. </w:t>
      </w:r>
      <w:r w:rsidRPr="004F2B80">
        <w:rPr>
          <w:lang w:val="de-DE"/>
        </w:rPr>
        <w:t>Der Autor erklärt, dass keine bekannten konkurrierenden finanziellen Interessen oder persönlichen Beziehungen bestehen, die die in diesem Artikel berichtete Arbeit hätten beeinflussen können.</w:t>
      </w:r>
    </w:p>
    <w:p w14:paraId="1A1825D9" w14:textId="77777777" w:rsidR="004F2B80" w:rsidRPr="004F2B80" w:rsidRDefault="004F2B80" w:rsidP="004F2B80">
      <w:pPr>
        <w:pStyle w:val="Textkrper"/>
        <w:rPr>
          <w:lang w:val="de-DE"/>
        </w:rPr>
      </w:pPr>
    </w:p>
    <w:p w14:paraId="18185431" w14:textId="634DEB85" w:rsidR="004F2B80" w:rsidRDefault="004F2B80">
      <w:pPr>
        <w:pStyle w:val="Textkrper"/>
        <w:spacing w:after="20"/>
        <w:rPr>
          <w:b/>
          <w:bCs/>
          <w:lang w:val="de-DE"/>
        </w:rPr>
      </w:pPr>
      <w:r>
        <w:rPr>
          <w:b/>
          <w:bCs/>
          <w:lang w:val="de-DE"/>
        </w:rPr>
        <w:t>Data and Code Availability</w:t>
      </w:r>
    </w:p>
    <w:p w14:paraId="1EE5C1C6" w14:textId="4A0BB533" w:rsidR="004F2B80" w:rsidRPr="004F2B80" w:rsidRDefault="004F2B80" w:rsidP="004F2B80">
      <w:pPr>
        <w:pStyle w:val="FirstParagraph"/>
        <w:spacing w:after="20"/>
        <w:rPr>
          <w:lang w:val="de-DE"/>
        </w:rPr>
      </w:pPr>
      <w:r w:rsidRPr="004F2B80">
        <w:rPr>
          <w:lang w:val="de-DE"/>
        </w:rPr>
        <w:t>Der Modellcode (Python/Pyomo), Konfigurationsdateien und Auswertungsskripte sind auf Zenodo [</w:t>
      </w:r>
      <w:r w:rsidR="00671E7F">
        <w:rPr>
          <w:lang w:val="de-DE"/>
        </w:rPr>
        <w:t>28</w:t>
      </w:r>
      <w:r w:rsidRPr="004F2B80">
        <w:rPr>
          <w:lang w:val="de-DE"/>
        </w:rPr>
        <w:t>] unter CC-BY-4.0 verfügbar. Die Zeitreihen unterliegen einer Vertraulichkeitsvereinbarung und werden nicht veröffentlicht.</w:t>
      </w:r>
      <w:r w:rsidR="00272AAD">
        <w:rPr>
          <w:lang w:val="de-DE"/>
        </w:rPr>
        <w:t xml:space="preserve"> </w:t>
      </w:r>
      <w:r w:rsidRPr="004F2B80">
        <w:rPr>
          <w:lang w:val="de-DE"/>
        </w:rPr>
        <w:t>Archiviert unter: [DOI:</w:t>
      </w:r>
      <w:r w:rsidR="00671E7F" w:rsidRPr="00671E7F">
        <w:rPr>
          <w:lang w:val="de-DE"/>
        </w:rPr>
        <w:t xml:space="preserve"> 10.5281/zenodo.22934439</w:t>
      </w:r>
      <w:r w:rsidRPr="004F2B80">
        <w:rPr>
          <w:lang w:val="de-DE"/>
        </w:rPr>
        <w:t>] (Version 1.0.0).</w:t>
      </w:r>
    </w:p>
    <w:p w14:paraId="22240432" w14:textId="77777777" w:rsidR="004F2B80" w:rsidRDefault="004F2B80">
      <w:pPr>
        <w:pStyle w:val="Textkrper"/>
        <w:spacing w:after="20"/>
        <w:rPr>
          <w:b/>
          <w:bCs/>
          <w:lang w:val="de-DE"/>
        </w:rPr>
      </w:pPr>
    </w:p>
    <w:bookmarkEnd w:id="0"/>
    <w:bookmarkEnd w:id="117"/>
    <w:p w14:paraId="0711A6B1" w14:textId="6B8FFF9C" w:rsidR="00D1541E" w:rsidRDefault="00D1541E">
      <w:pPr>
        <w:rPr>
          <w:lang w:val="de-DE"/>
        </w:rPr>
      </w:pPr>
    </w:p>
    <w:p w14:paraId="331A99CD" w14:textId="77777777" w:rsidR="00272AAD" w:rsidRPr="00272AAD" w:rsidRDefault="00272AAD" w:rsidP="00272AAD">
      <w:pPr>
        <w:rPr>
          <w:lang w:val="de-DE"/>
        </w:rPr>
      </w:pPr>
    </w:p>
    <w:p w14:paraId="59957590" w14:textId="77777777" w:rsidR="00272AAD" w:rsidRPr="00272AAD" w:rsidRDefault="00272AAD" w:rsidP="00272AAD">
      <w:pPr>
        <w:rPr>
          <w:lang w:val="de-DE"/>
        </w:rPr>
      </w:pPr>
    </w:p>
    <w:p w14:paraId="104157AA" w14:textId="77777777" w:rsidR="00272AAD" w:rsidRPr="00272AAD" w:rsidRDefault="00272AAD" w:rsidP="00272AAD">
      <w:pPr>
        <w:rPr>
          <w:lang w:val="de-DE"/>
        </w:rPr>
      </w:pPr>
    </w:p>
    <w:p w14:paraId="0B727FC0" w14:textId="77777777" w:rsidR="00272AAD" w:rsidRPr="00272AAD" w:rsidRDefault="00272AAD" w:rsidP="00272AAD">
      <w:pPr>
        <w:rPr>
          <w:lang w:val="de-DE"/>
        </w:rPr>
      </w:pPr>
    </w:p>
    <w:p w14:paraId="65FBF7CB" w14:textId="77777777" w:rsidR="00272AAD" w:rsidRPr="00272AAD" w:rsidRDefault="00272AAD" w:rsidP="00272AAD">
      <w:pPr>
        <w:rPr>
          <w:lang w:val="de-DE"/>
        </w:rPr>
      </w:pPr>
    </w:p>
    <w:p w14:paraId="4A34AA8A" w14:textId="77777777" w:rsidR="00272AAD" w:rsidRPr="00272AAD" w:rsidRDefault="00272AAD" w:rsidP="00272AAD">
      <w:pPr>
        <w:rPr>
          <w:lang w:val="de-DE"/>
        </w:rPr>
      </w:pPr>
    </w:p>
    <w:p w14:paraId="6B9BE33F" w14:textId="77777777" w:rsidR="00272AAD" w:rsidRPr="00272AAD" w:rsidRDefault="00272AAD" w:rsidP="00272AAD">
      <w:pPr>
        <w:rPr>
          <w:lang w:val="de-DE"/>
        </w:rPr>
      </w:pPr>
    </w:p>
    <w:p w14:paraId="36A09B9F" w14:textId="77777777" w:rsidR="00272AAD" w:rsidRPr="00272AAD" w:rsidRDefault="00272AAD" w:rsidP="00272AAD">
      <w:pPr>
        <w:rPr>
          <w:lang w:val="de-DE"/>
        </w:rPr>
      </w:pPr>
    </w:p>
    <w:p w14:paraId="05068D9D" w14:textId="77777777" w:rsidR="00272AAD" w:rsidRPr="00272AAD" w:rsidRDefault="00272AAD" w:rsidP="00272AAD">
      <w:pPr>
        <w:rPr>
          <w:lang w:val="de-DE"/>
        </w:rPr>
      </w:pPr>
    </w:p>
    <w:p w14:paraId="512C30E5" w14:textId="77777777" w:rsidR="00272AAD" w:rsidRPr="00272AAD" w:rsidRDefault="00272AAD" w:rsidP="00272AAD">
      <w:pPr>
        <w:rPr>
          <w:lang w:val="de-DE"/>
        </w:rPr>
      </w:pPr>
    </w:p>
    <w:p w14:paraId="257B01AD" w14:textId="77777777" w:rsidR="00272AAD" w:rsidRPr="00272AAD" w:rsidRDefault="00272AAD" w:rsidP="00272AAD">
      <w:pPr>
        <w:rPr>
          <w:lang w:val="de-DE"/>
        </w:rPr>
      </w:pPr>
    </w:p>
    <w:p w14:paraId="34345CA8" w14:textId="77777777" w:rsidR="00272AAD" w:rsidRPr="00272AAD" w:rsidRDefault="00272AAD" w:rsidP="00272AAD">
      <w:pPr>
        <w:rPr>
          <w:lang w:val="de-DE"/>
        </w:rPr>
      </w:pPr>
    </w:p>
    <w:p w14:paraId="63D9BE7A" w14:textId="77777777" w:rsidR="00272AAD" w:rsidRDefault="00272AAD" w:rsidP="00272AAD">
      <w:pPr>
        <w:rPr>
          <w:lang w:val="de-DE"/>
        </w:rPr>
      </w:pPr>
    </w:p>
    <w:p w14:paraId="02000CA7" w14:textId="77777777" w:rsidR="00272AAD" w:rsidRPr="00272AAD" w:rsidRDefault="00272AAD" w:rsidP="00272AAD">
      <w:pPr>
        <w:jc w:val="center"/>
        <w:rPr>
          <w:lang w:val="de-DE"/>
        </w:rPr>
      </w:pPr>
    </w:p>
    <w:sectPr w:rsidR="00272AAD" w:rsidRPr="00272AAD">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chnell, Felix" w:date="2026-09-24T14:06:00Z" w:initials="FS">
    <w:p w14:paraId="515BA6C2" w14:textId="77777777" w:rsidR="00102C95" w:rsidRDefault="00102C95" w:rsidP="00102C95">
      <w:pPr>
        <w:pStyle w:val="Kommentartext"/>
      </w:pPr>
      <w:r>
        <w:rPr>
          <w:rStyle w:val="Kommentarzeichen"/>
        </w:rPr>
        <w:annotationRef/>
      </w:r>
      <w:r>
        <w:t>Konstanter Preis?</w:t>
      </w:r>
    </w:p>
  </w:comment>
  <w:comment w:id="4" w:author="Schnell, Felix" w:date="2026-09-24T14:06:00Z" w:initials="FS">
    <w:p w14:paraId="00C44109" w14:textId="77777777" w:rsidR="00102C95" w:rsidRDefault="00102C95" w:rsidP="00102C95">
      <w:pPr>
        <w:pStyle w:val="Kommentartext"/>
      </w:pPr>
      <w:r>
        <w:rPr>
          <w:rStyle w:val="Kommentarzeichen"/>
        </w:rPr>
        <w:annotationRef/>
      </w:r>
      <w:r>
        <w:t>?</w:t>
      </w:r>
    </w:p>
  </w:comment>
  <w:comment w:id="5" w:author="Schnell, Felix" w:date="2026-09-24T14:06:00Z" w:initials="FS">
    <w:p w14:paraId="4B41F8FC" w14:textId="77777777" w:rsidR="00102C95" w:rsidRDefault="00102C95" w:rsidP="00102C95">
      <w:pPr>
        <w:pStyle w:val="Kommentartext"/>
      </w:pPr>
      <w:r>
        <w:rPr>
          <w:rStyle w:val="Kommentarzeichen"/>
        </w:rPr>
        <w:annotationRef/>
      </w:r>
      <w:r>
        <w:t>?</w:t>
      </w:r>
    </w:p>
  </w:comment>
  <w:comment w:id="6" w:author="Schnell, Felix" w:date="2026-09-24T14:07:00Z" w:initials="FS">
    <w:p w14:paraId="50D08AFB" w14:textId="77777777" w:rsidR="00102C95" w:rsidRDefault="00102C95" w:rsidP="00102C95">
      <w:pPr>
        <w:pStyle w:val="Kommentartext"/>
      </w:pPr>
      <w:r>
        <w:rPr>
          <w:rStyle w:val="Kommentarzeichen"/>
        </w:rPr>
        <w:annotationRef/>
      </w:r>
      <w:r>
        <w:t>Full year?</w:t>
      </w:r>
    </w:p>
  </w:comment>
  <w:comment w:id="8" w:author="Schnell, Felix" w:date="2026-09-24T14:07:00Z" w:initials="FS">
    <w:p w14:paraId="1ADF24DF" w14:textId="77777777" w:rsidR="00102C95" w:rsidRDefault="00102C95" w:rsidP="00102C95">
      <w:pPr>
        <w:pStyle w:val="Kommentartext"/>
      </w:pPr>
      <w:r>
        <w:rPr>
          <w:rStyle w:val="Kommentarzeichen"/>
        </w:rPr>
        <w:annotationRef/>
      </w:r>
      <w:r>
        <w:t>Hahah 1000 schlüsselwörter? 😃</w:t>
      </w:r>
    </w:p>
  </w:comment>
  <w:comment w:id="11" w:author="Schnell, Felix" w:date="2026-09-24T14:08:00Z" w:initials="FS">
    <w:p w14:paraId="688D15AB" w14:textId="77777777" w:rsidR="00102C95" w:rsidRDefault="00102C95" w:rsidP="00102C95">
      <w:pPr>
        <w:pStyle w:val="Kommentartext"/>
      </w:pPr>
      <w:r>
        <w:rPr>
          <w:rStyle w:val="Kommentarzeichen"/>
        </w:rPr>
        <w:annotationRef/>
      </w:r>
      <w:r>
        <w:t>Entspricht?</w:t>
      </w:r>
    </w:p>
  </w:comment>
  <w:comment w:id="12" w:author="Schnell, Felix" w:date="2026-09-24T14:09:00Z" w:initials="FS">
    <w:p w14:paraId="4E5FB517" w14:textId="77777777" w:rsidR="00102C95" w:rsidRDefault="00102C95" w:rsidP="00102C95">
      <w:pPr>
        <w:pStyle w:val="Kommentartext"/>
      </w:pPr>
      <w:r>
        <w:rPr>
          <w:rStyle w:val="Kommentarzeichen"/>
        </w:rPr>
        <w:annotationRef/>
      </w:r>
      <w:r>
        <w:t>Der?</w:t>
      </w:r>
    </w:p>
  </w:comment>
  <w:comment w:id="13" w:author="Schnell, Felix" w:date="2026-09-24T14:11:00Z" w:initials="FS">
    <w:p w14:paraId="5917529E" w14:textId="77777777" w:rsidR="00102C95" w:rsidRDefault="00102C95" w:rsidP="00102C95">
      <w:pPr>
        <w:pStyle w:val="Kommentartext"/>
      </w:pPr>
      <w:r>
        <w:rPr>
          <w:rStyle w:val="Kommentarzeichen"/>
        </w:rPr>
        <w:annotationRef/>
      </w:r>
      <w:r>
        <w:t>Etwas knappe hinleitung 😃</w:t>
      </w:r>
    </w:p>
  </w:comment>
  <w:comment w:id="14" w:author="Schnell, Felix" w:date="2026-09-24T14:11:00Z" w:initials="FS">
    <w:p w14:paraId="1E0A546F" w14:textId="77777777" w:rsidR="00102C95" w:rsidRDefault="00102C95" w:rsidP="00102C95">
      <w:pPr>
        <w:pStyle w:val="Kommentartext"/>
      </w:pPr>
      <w:r>
        <w:rPr>
          <w:rStyle w:val="Kommentarzeichen"/>
        </w:rPr>
        <w:annotationRef/>
      </w:r>
      <w:r>
        <w:t>Endverbraucher?</w:t>
      </w:r>
    </w:p>
  </w:comment>
  <w:comment w:id="15" w:author="Schnell, Felix" w:date="2026-09-24T14:11:00Z" w:initials="FS">
    <w:p w14:paraId="4CC147B7" w14:textId="77777777" w:rsidR="00102C95" w:rsidRDefault="00102C95" w:rsidP="00102C95">
      <w:pPr>
        <w:pStyle w:val="Kommentartext"/>
      </w:pPr>
      <w:r>
        <w:rPr>
          <w:rStyle w:val="Kommentarzeichen"/>
        </w:rPr>
        <w:annotationRef/>
      </w:r>
      <w:r>
        <w:t>Zu einer zentralen Einflussgröße auf …?</w:t>
      </w:r>
    </w:p>
  </w:comment>
  <w:comment w:id="16" w:author="Schnell, Felix" w:date="2026-09-24T14:13:00Z" w:initials="FS">
    <w:p w14:paraId="30897493" w14:textId="77777777" w:rsidR="00102C95" w:rsidRDefault="00102C95" w:rsidP="00102C95">
      <w:pPr>
        <w:pStyle w:val="Kommentartext"/>
      </w:pPr>
      <w:r>
        <w:rPr>
          <w:rStyle w:val="Kommentarzeichen"/>
        </w:rPr>
        <w:annotationRef/>
      </w:r>
      <w:r>
        <w:t>Plural?</w:t>
      </w:r>
    </w:p>
  </w:comment>
  <w:comment w:id="18" w:author="Schnell, Felix" w:date="2026-09-24T14:13:00Z" w:initials="FS">
    <w:p w14:paraId="05B1F452" w14:textId="77777777" w:rsidR="00102C95" w:rsidRDefault="00102C95" w:rsidP="00102C95">
      <w:pPr>
        <w:pStyle w:val="Kommentartext"/>
      </w:pPr>
      <w:r>
        <w:rPr>
          <w:rStyle w:val="Kommentarzeichen"/>
        </w:rPr>
        <w:annotationRef/>
      </w:r>
      <w:r>
        <w:t>19 wo bist du? 😃</w:t>
      </w:r>
    </w:p>
  </w:comment>
  <w:comment w:id="19" w:author="Schnell, Felix" w:date="2026-09-24T14:14:00Z" w:initials="FS">
    <w:p w14:paraId="492F20EF" w14:textId="77777777" w:rsidR="00102C95" w:rsidRDefault="00102C95" w:rsidP="00102C95">
      <w:pPr>
        <w:pStyle w:val="Kommentartext"/>
      </w:pPr>
      <w:r>
        <w:rPr>
          <w:rStyle w:val="Kommentarzeichen"/>
        </w:rPr>
        <w:annotationRef/>
      </w:r>
      <w:r>
        <w:t>hahahhaha</w:t>
      </w:r>
    </w:p>
  </w:comment>
  <w:comment w:id="20" w:author="Schnell, Felix" w:date="2026-09-24T14:15:00Z" w:initials="FS">
    <w:p w14:paraId="3C63D384" w14:textId="77777777" w:rsidR="00102C95" w:rsidRDefault="00102C95" w:rsidP="00102C95">
      <w:pPr>
        <w:pStyle w:val="Kommentartext"/>
      </w:pPr>
      <w:r>
        <w:rPr>
          <w:rStyle w:val="Kommentarzeichen"/>
        </w:rPr>
        <w:annotationRef/>
      </w:r>
      <w:r>
        <w:t>Laut dem Festlegungsentwurf...</w:t>
      </w:r>
    </w:p>
  </w:comment>
  <w:comment w:id="22" w:author="Schnell, Felix" w:date="2026-09-24T14:21:00Z" w:initials="FS">
    <w:p w14:paraId="7A79B990" w14:textId="77777777" w:rsidR="00153473" w:rsidRDefault="00153473" w:rsidP="00153473">
      <w:pPr>
        <w:pStyle w:val="Kommentartext"/>
      </w:pPr>
      <w:r>
        <w:rPr>
          <w:rStyle w:val="Kommentarzeichen"/>
        </w:rPr>
        <w:annotationRef/>
      </w:r>
      <w:r>
        <w:t>😃</w:t>
      </w:r>
    </w:p>
  </w:comment>
  <w:comment w:id="23" w:author="Schnell, Felix" w:date="2026-09-24T14:22:00Z" w:initials="FS">
    <w:p w14:paraId="23A65D56" w14:textId="77777777" w:rsidR="00153473" w:rsidRDefault="00153473" w:rsidP="00153473">
      <w:pPr>
        <w:pStyle w:val="Kommentartext"/>
      </w:pPr>
      <w:r>
        <w:rPr>
          <w:rStyle w:val="Kommentarzeichen"/>
        </w:rPr>
        <w:annotationRef/>
      </w:r>
      <w:r>
        <w:t>Wo ist 21?</w:t>
      </w:r>
    </w:p>
  </w:comment>
  <w:comment w:id="24" w:author="Schnell, Felix" w:date="2026-09-24T14:21:00Z" w:initials="FS">
    <w:p w14:paraId="2B1D01E4" w14:textId="77777777" w:rsidR="00153473" w:rsidRDefault="00153473" w:rsidP="00153473">
      <w:pPr>
        <w:pStyle w:val="Kommentartext"/>
      </w:pPr>
      <w:r>
        <w:rPr>
          <w:rStyle w:val="Kommentarzeichen"/>
        </w:rPr>
        <w:annotationRef/>
      </w:r>
      <w:r>
        <w:t>Sprachlich wild 😃</w:t>
      </w:r>
      <w:r>
        <w:br/>
        <w:t>du meinst, dass die zur einstellung der referenzpreise dienen anhand dere rdann gegenübergestellt wird oder?</w:t>
      </w:r>
    </w:p>
  </w:comment>
  <w:comment w:id="25" w:author="Schnell, Felix" w:date="2026-09-24T14:22:00Z" w:initials="FS">
    <w:p w14:paraId="68DEF115" w14:textId="77777777" w:rsidR="00153473" w:rsidRDefault="00153473" w:rsidP="00153473">
      <w:pPr>
        <w:pStyle w:val="Kommentartext"/>
      </w:pPr>
      <w:r>
        <w:rPr>
          <w:rStyle w:val="Kommentarzeichen"/>
        </w:rPr>
        <w:annotationRef/>
      </w:r>
      <w:r>
        <w:t>Wäre krass</w:t>
      </w:r>
    </w:p>
  </w:comment>
  <w:comment w:id="26" w:author="Schnell, Felix" w:date="2026-09-24T14:22:00Z" w:initials="FS">
    <w:p w14:paraId="4FF521A5" w14:textId="77777777" w:rsidR="00153473" w:rsidRDefault="00153473" w:rsidP="00153473">
      <w:pPr>
        <w:pStyle w:val="Kommentartext"/>
      </w:pPr>
      <w:r>
        <w:rPr>
          <w:rStyle w:val="Kommentarzeichen"/>
        </w:rPr>
        <w:annotationRef/>
      </w:r>
      <w:r>
        <w:t>Ah hier steckst du ja 😃</w:t>
      </w:r>
    </w:p>
  </w:comment>
  <w:comment w:id="27" w:author="Schnell, Felix" w:date="2026-09-24T14:25:00Z" w:initials="FS">
    <w:p w14:paraId="47697270" w14:textId="77777777" w:rsidR="00153473" w:rsidRDefault="00153473" w:rsidP="00153473">
      <w:pPr>
        <w:pStyle w:val="Kommentartext"/>
      </w:pPr>
      <w:r>
        <w:rPr>
          <w:rStyle w:val="Kommentarzeichen"/>
        </w:rPr>
        <w:annotationRef/>
      </w:r>
      <w:r>
        <w:t>Stomnev ist peak-shaving alias klassisch?</w:t>
      </w:r>
    </w:p>
  </w:comment>
  <w:comment w:id="28" w:author="Schnell, Felix" w:date="2026-09-24T14:23:00Z" w:initials="FS">
    <w:p w14:paraId="32988216" w14:textId="77777777" w:rsidR="00153473" w:rsidRDefault="00153473" w:rsidP="00153473">
      <w:pPr>
        <w:pStyle w:val="Kommentartext"/>
      </w:pPr>
      <w:r>
        <w:rPr>
          <w:rStyle w:val="Kommentarzeichen"/>
        </w:rPr>
        <w:annotationRef/>
      </w:r>
      <w:r>
        <w:t>Wo 25,26?</w:t>
      </w:r>
    </w:p>
  </w:comment>
  <w:comment w:id="29" w:author="Schnell, Felix" w:date="2026-09-24T14:25:00Z" w:initials="FS">
    <w:p w14:paraId="67802303" w14:textId="77777777" w:rsidR="00153473" w:rsidRDefault="00153473" w:rsidP="00153473">
      <w:pPr>
        <w:pStyle w:val="Kommentartext"/>
      </w:pPr>
      <w:r>
        <w:rPr>
          <w:rStyle w:val="Kommentarzeichen"/>
        </w:rPr>
        <w:annotationRef/>
      </w:r>
      <w:r>
        <w:t>Musst im text drauf verweisen</w:t>
      </w:r>
    </w:p>
  </w:comment>
  <w:comment w:id="30" w:author="Schnell, Felix" w:date="2026-09-24T14:24:00Z" w:initials="FS">
    <w:p w14:paraId="000BD46F" w14:textId="77777777" w:rsidR="00153473" w:rsidRDefault="00153473" w:rsidP="00153473">
      <w:pPr>
        <w:pStyle w:val="Kommentartext"/>
      </w:pPr>
      <w:r>
        <w:rPr>
          <w:rStyle w:val="Kommentarzeichen"/>
        </w:rPr>
        <w:annotationRef/>
      </w:r>
      <w:r>
        <w:t>Hahahah</w:t>
      </w:r>
      <w:r>
        <w:br/>
        <w:t>eher Literaturverweis? --&gt; sonst ist das eher eine wühlkiste in der man was finden kann 😃</w:t>
      </w:r>
    </w:p>
  </w:comment>
  <w:comment w:id="31" w:author="Schnell, Felix" w:date="2026-09-24T14:26:00Z" w:initials="FS">
    <w:p w14:paraId="3CE1AEB8" w14:textId="77777777" w:rsidR="00BB6CBC" w:rsidRDefault="00BB6CBC" w:rsidP="00BB6CBC">
      <w:pPr>
        <w:pStyle w:val="Kommentartext"/>
      </w:pPr>
      <w:r>
        <w:rPr>
          <w:rStyle w:val="Kommentarzeichen"/>
        </w:rPr>
        <w:annotationRef/>
      </w:r>
      <w:r>
        <w:t>Status?</w:t>
      </w:r>
    </w:p>
  </w:comment>
  <w:comment w:id="32" w:author="Schnell, Felix" w:date="2026-09-24T14:26:00Z" w:initials="FS">
    <w:p w14:paraId="3229F23D" w14:textId="77777777" w:rsidR="00BB6CBC" w:rsidRDefault="00BB6CBC" w:rsidP="00BB6CBC">
      <w:pPr>
        <w:pStyle w:val="Kommentartext"/>
      </w:pPr>
      <w:r>
        <w:rPr>
          <w:rStyle w:val="Kommentarzeichen"/>
        </w:rPr>
        <w:annotationRef/>
      </w:r>
      <w:r>
        <w:t>Was ist ein Tarifpaar?</w:t>
      </w:r>
    </w:p>
  </w:comment>
  <w:comment w:id="35" w:author="Schnell, Felix" w:date="2026-09-24T14:31:00Z" w:initials="FS">
    <w:p w14:paraId="1C114B0F" w14:textId="77777777" w:rsidR="00BB6CBC" w:rsidRDefault="00BB6CBC" w:rsidP="00BB6CBC">
      <w:pPr>
        <w:pStyle w:val="Kommentartext"/>
      </w:pPr>
      <w:r>
        <w:rPr>
          <w:rStyle w:val="Kommentarzeichen"/>
        </w:rPr>
        <w:annotationRef/>
      </w:r>
      <w:r>
        <w:t>Ich finde man checkt nicht so wirklcih wo du hier einsteigst --&gt; was ist die methode wo steigen wir ein in das paper? Was sind die FF?</w:t>
      </w:r>
      <w:r>
        <w:br/>
      </w:r>
      <w:r>
        <w:br/>
        <w:t>-&gt; vlt alles für ZWF zu hohe fragen aber AES liest es schließlich ja auch :O</w:t>
      </w:r>
    </w:p>
  </w:comment>
  <w:comment w:id="39" w:author="Schnell, Felix" w:date="2026-09-24T14:40:00Z" w:initials="FS">
    <w:p w14:paraId="010927CE" w14:textId="77777777" w:rsidR="00C76F69" w:rsidRDefault="00C76F69" w:rsidP="00C76F69">
      <w:pPr>
        <w:pStyle w:val="Kommentartext"/>
      </w:pPr>
      <w:r>
        <w:rPr>
          <w:rStyle w:val="Kommentarzeichen"/>
        </w:rPr>
        <w:annotationRef/>
      </w:r>
      <w:r>
        <w:t>Ich hoffe, dass es wirklcih okay ist die formelzeichen im text nicht zu erklären 😃</w:t>
      </w:r>
    </w:p>
  </w:comment>
  <w:comment w:id="40" w:author="Schnell, Felix" w:date="2026-09-24T14:39:00Z" w:initials="FS">
    <w:p w14:paraId="49DEF164" w14:textId="77777777" w:rsidR="00C76F69" w:rsidRDefault="00C76F69" w:rsidP="00C76F69">
      <w:pPr>
        <w:pStyle w:val="Kommentartext"/>
      </w:pPr>
      <w:r>
        <w:rPr>
          <w:rStyle w:val="Kommentarzeichen"/>
        </w:rPr>
        <w:annotationRef/>
      </w:r>
      <w:r>
        <w:t>E1 oder?</w:t>
      </w:r>
      <w:r>
        <w:br/>
        <w:t>abbildung vlt ergänzen?</w:t>
      </w:r>
    </w:p>
  </w:comment>
  <w:comment w:id="41" w:author="Schnell, Felix" w:date="2026-09-24T14:32:00Z" w:initials="FS">
    <w:p w14:paraId="11DF382C" w14:textId="77777777" w:rsidR="00BB6CBC" w:rsidRDefault="00BB6CBC" w:rsidP="00BB6CBC">
      <w:pPr>
        <w:pStyle w:val="Kommentartext"/>
      </w:pPr>
      <w:r>
        <w:rPr>
          <w:rStyle w:val="Kommentarzeichen"/>
        </w:rPr>
        <w:annotationRef/>
      </w:r>
      <w:r>
        <w:t>wild ohne Bruch</w:t>
      </w:r>
      <w:r>
        <w:br/>
        <w:t>würde formelbeschriftungen einführen, oder?</w:t>
      </w:r>
    </w:p>
  </w:comment>
  <w:comment w:id="42" w:author="Schnell, Felix" w:date="2026-09-24T14:39:00Z" w:initials="FS">
    <w:p w14:paraId="519FDA4A" w14:textId="77777777" w:rsidR="00C76F69" w:rsidRDefault="00C76F69" w:rsidP="00C76F69">
      <w:pPr>
        <w:pStyle w:val="Kommentartext"/>
      </w:pPr>
      <w:r>
        <w:rPr>
          <w:rStyle w:val="Kommentarzeichen"/>
        </w:rPr>
        <w:annotationRef/>
      </w:r>
      <w:r>
        <w:t>Als summe von maximumfunktionen? 😃</w:t>
      </w:r>
    </w:p>
  </w:comment>
  <w:comment w:id="43" w:author="Schnell, Felix" w:date="2026-09-24T14:55:00Z" w:initials="FS">
    <w:p w14:paraId="7491E11B" w14:textId="77777777" w:rsidR="00687D5C" w:rsidRDefault="00687D5C" w:rsidP="00687D5C">
      <w:pPr>
        <w:pStyle w:val="Kommentartext"/>
      </w:pPr>
      <w:r>
        <w:rPr>
          <w:rStyle w:val="Kommentarzeichen"/>
        </w:rPr>
        <w:annotationRef/>
      </w:r>
      <w:r>
        <w:t>todesstrafe</w:t>
      </w:r>
    </w:p>
  </w:comment>
  <w:comment w:id="44" w:author="Schnell, Felix" w:date="2026-09-24T14:57:00Z" w:initials="FS">
    <w:p w14:paraId="22D2EB51" w14:textId="77777777" w:rsidR="00687D5C" w:rsidRDefault="00687D5C" w:rsidP="00687D5C">
      <w:pPr>
        <w:pStyle w:val="Kommentartext"/>
      </w:pPr>
      <w:r>
        <w:rPr>
          <w:rStyle w:val="Kommentarzeichen"/>
        </w:rPr>
        <w:annotationRef/>
      </w:r>
      <w:r>
        <w:t>Selbst mit kentniss der Regel checke ich den satz nicht hahahahah</w:t>
      </w:r>
    </w:p>
  </w:comment>
  <w:comment w:id="46" w:author="Schnell, Felix" w:date="2026-09-24T14:58:00Z" w:initials="FS">
    <w:p w14:paraId="68697EFB" w14:textId="77777777" w:rsidR="00687D5C" w:rsidRDefault="00687D5C" w:rsidP="00687D5C">
      <w:pPr>
        <w:pStyle w:val="Kommentartext"/>
      </w:pPr>
      <w:r>
        <w:rPr>
          <w:rStyle w:val="Kommentarzeichen"/>
        </w:rPr>
        <w:annotationRef/>
      </w:r>
      <w:r>
        <w:t>Ich würde erstmal alpha als AP1/AP2 definieren und f als faktor ap= f*AP 1 und dann sigma darauf basierend einführen -&gt; sonst kommt man ja nicht mehr mit</w:t>
      </w:r>
    </w:p>
  </w:comment>
  <w:comment w:id="47" w:author="Schnell, Felix" w:date="2026-09-24T14:58:00Z" w:initials="FS">
    <w:p w14:paraId="751C3E4F" w14:textId="77777777" w:rsidR="00687D5C" w:rsidRDefault="00687D5C" w:rsidP="00687D5C">
      <w:pPr>
        <w:pStyle w:val="Kommentartext"/>
      </w:pPr>
      <w:r>
        <w:rPr>
          <w:rStyle w:val="Kommentarzeichen"/>
        </w:rPr>
        <w:annotationRef/>
      </w:r>
      <w:r>
        <w:t>Who are u?</w:t>
      </w:r>
    </w:p>
  </w:comment>
  <w:comment w:id="49" w:author="Schnell, Felix" w:date="2026-09-24T14:59:00Z" w:initials="FS">
    <w:p w14:paraId="4302007E" w14:textId="77777777" w:rsidR="00687D5C" w:rsidRDefault="00687D5C" w:rsidP="00687D5C">
      <w:pPr>
        <w:pStyle w:val="Kommentartext"/>
      </w:pPr>
      <w:r>
        <w:rPr>
          <w:rStyle w:val="Kommentarzeichen"/>
        </w:rPr>
        <w:annotationRef/>
      </w:r>
      <w:r>
        <w:t>Versteh ich nicht?</w:t>
      </w:r>
    </w:p>
  </w:comment>
  <w:comment w:id="58" w:author="Schnell, Felix" w:date="2026-09-24T15:00:00Z" w:initials="FS">
    <w:p w14:paraId="2F269FEE" w14:textId="77777777" w:rsidR="00687D5C" w:rsidRDefault="00687D5C" w:rsidP="00687D5C">
      <w:pPr>
        <w:pStyle w:val="Kommentartext"/>
      </w:pPr>
      <w:r>
        <w:rPr>
          <w:rStyle w:val="Kommentarzeichen"/>
        </w:rPr>
        <w:annotationRef/>
      </w:r>
      <w:r>
        <w:t>?</w:t>
      </w:r>
    </w:p>
  </w:comment>
  <w:comment w:id="61" w:author="Schnell, Felix" w:date="2026-09-24T15:01:00Z" w:initials="FS">
    <w:p w14:paraId="13A0D333" w14:textId="77777777" w:rsidR="00687D5C" w:rsidRDefault="00687D5C" w:rsidP="00687D5C">
      <w:pPr>
        <w:pStyle w:val="Kommentartext"/>
      </w:pPr>
      <w:r>
        <w:rPr>
          <w:rStyle w:val="Kommentarzeichen"/>
        </w:rPr>
        <w:annotationRef/>
      </w:r>
      <w:r>
        <w:t>Wärmebedarf?</w:t>
      </w:r>
      <w:r>
        <w:br/>
        <w:t>kein Fabrik-Strombedarf in dem fall?</w:t>
      </w:r>
    </w:p>
  </w:comment>
  <w:comment w:id="62" w:author="Schnell, Felix" w:date="2026-09-24T15:01:00Z" w:initials="FS">
    <w:p w14:paraId="07417471" w14:textId="75B5C05D" w:rsidR="00687D5C" w:rsidRDefault="00687D5C" w:rsidP="00687D5C">
      <w:pPr>
        <w:pStyle w:val="Kommentartext"/>
      </w:pPr>
      <w:r>
        <w:rPr>
          <w:rStyle w:val="Kommentarzeichen"/>
        </w:rPr>
        <w:annotationRef/>
      </w:r>
      <w:r>
        <w:t>Ah ja abbuldung erklärt -&gt; drauf verweisen</w:t>
      </w:r>
    </w:p>
  </w:comment>
  <w:comment w:id="63" w:author="Schnell, Felix" w:date="2026-09-24T15:02:00Z" w:initials="FS">
    <w:p w14:paraId="52E29307" w14:textId="77777777" w:rsidR="00687D5C" w:rsidRDefault="00687D5C" w:rsidP="00687D5C">
      <w:pPr>
        <w:pStyle w:val="Kommentartext"/>
      </w:pPr>
      <w:r>
        <w:rPr>
          <w:rStyle w:val="Kommentarzeichen"/>
        </w:rPr>
        <w:annotationRef/>
      </w:r>
      <w:r>
        <w:t>Grundlast = Strombedarf, ja?</w:t>
      </w:r>
    </w:p>
  </w:comment>
  <w:comment w:id="65" w:author="Schnell, Felix" w:date="2026-09-24T15:02:00Z" w:initials="FS">
    <w:p w14:paraId="6AC6D5AF" w14:textId="77777777" w:rsidR="00687D5C" w:rsidRDefault="00687D5C" w:rsidP="00687D5C">
      <w:pPr>
        <w:pStyle w:val="Kommentartext"/>
      </w:pPr>
      <w:r>
        <w:rPr>
          <w:rStyle w:val="Kommentarzeichen"/>
        </w:rPr>
        <w:annotationRef/>
      </w:r>
      <w:r>
        <w:t>?</w:t>
      </w:r>
    </w:p>
  </w:comment>
  <w:comment w:id="66" w:author="Schnell, Felix" w:date="2026-09-24T15:03:00Z" w:initials="FS">
    <w:p w14:paraId="25FDDF93" w14:textId="77777777" w:rsidR="00687D5C" w:rsidRDefault="00687D5C" w:rsidP="00687D5C">
      <w:pPr>
        <w:pStyle w:val="Kommentartext"/>
      </w:pPr>
      <w:r>
        <w:rPr>
          <w:rStyle w:val="Kommentarzeichen"/>
        </w:rPr>
        <w:annotationRef/>
      </w:r>
      <w:r>
        <w:t>oje</w:t>
      </w:r>
    </w:p>
  </w:comment>
  <w:comment w:id="67" w:author="Schnell, Felix" w:date="2026-09-24T15:03:00Z" w:initials="FS">
    <w:p w14:paraId="5DDA1100" w14:textId="77777777" w:rsidR="00687D5C" w:rsidRDefault="00687D5C" w:rsidP="00687D5C">
      <w:pPr>
        <w:pStyle w:val="Kommentartext"/>
      </w:pPr>
      <w:r>
        <w:rPr>
          <w:rStyle w:val="Kommentarzeichen"/>
        </w:rPr>
        <w:annotationRef/>
      </w:r>
      <w:r>
        <w:t>Das wort ist kacke</w:t>
      </w:r>
    </w:p>
  </w:comment>
  <w:comment w:id="72" w:author="Schnell, Felix" w:date="2026-09-24T15:06:00Z" w:initials="FS">
    <w:p w14:paraId="689784E5" w14:textId="77777777" w:rsidR="000E3034" w:rsidRDefault="000E3034" w:rsidP="000E3034">
      <w:pPr>
        <w:pStyle w:val="Kommentartext"/>
      </w:pPr>
      <w:r>
        <w:rPr>
          <w:rStyle w:val="Kommentarzeichen"/>
        </w:rPr>
        <w:annotationRef/>
      </w:r>
      <w:r>
        <w:t>vogelwild</w:t>
      </w:r>
    </w:p>
  </w:comment>
  <w:comment w:id="75" w:author="Schnell, Felix" w:date="2026-09-24T15:07:00Z" w:initials="FS">
    <w:p w14:paraId="3060997A" w14:textId="77777777" w:rsidR="000E3034" w:rsidRDefault="000E3034" w:rsidP="000E3034">
      <w:pPr>
        <w:pStyle w:val="Kommentartext"/>
      </w:pPr>
      <w:r>
        <w:rPr>
          <w:rStyle w:val="Kommentarzeichen"/>
        </w:rPr>
        <w:annotationRef/>
      </w:r>
      <w:r>
        <w:t>?</w:t>
      </w:r>
    </w:p>
  </w:comment>
  <w:comment w:id="77" w:author="Schnell, Felix" w:date="2026-09-24T15:08:00Z" w:initials="FS">
    <w:p w14:paraId="019F60A5" w14:textId="77777777" w:rsidR="000E3034" w:rsidRDefault="000E3034" w:rsidP="000E3034">
      <w:pPr>
        <w:pStyle w:val="Kommentartext"/>
      </w:pPr>
      <w:r>
        <w:rPr>
          <w:rStyle w:val="Kommentarzeichen"/>
        </w:rPr>
        <w:annotationRef/>
      </w:r>
      <w:r>
        <w:t>Mehrdeutigketi?</w:t>
      </w:r>
    </w:p>
  </w:comment>
  <w:comment w:id="83" w:author="Schnell, Felix" w:date="2026-09-24T15:09:00Z" w:initials="FS">
    <w:p w14:paraId="39FA3BE3" w14:textId="77777777" w:rsidR="000E3034" w:rsidRDefault="000E3034" w:rsidP="000E3034">
      <w:pPr>
        <w:pStyle w:val="Kommentartext"/>
      </w:pPr>
      <w:r>
        <w:rPr>
          <w:rStyle w:val="Kommentarzeichen"/>
        </w:rPr>
        <w:annotationRef/>
      </w:r>
      <w:r>
        <w:t>Jahr</w:t>
      </w:r>
    </w:p>
  </w:comment>
  <w:comment w:id="84" w:author="Schnell, Felix" w:date="2026-09-24T15:09:00Z" w:initials="FS">
    <w:p w14:paraId="144EEEB8" w14:textId="77777777" w:rsidR="000E3034" w:rsidRDefault="000E3034" w:rsidP="000E3034">
      <w:pPr>
        <w:pStyle w:val="Kommentartext"/>
      </w:pPr>
      <w:r>
        <w:rPr>
          <w:rStyle w:val="Kommentarzeichen"/>
        </w:rPr>
        <w:annotationRef/>
      </w:r>
      <w:r>
        <w:t>Untersuchst du doch eh nicht oder?</w:t>
      </w:r>
    </w:p>
  </w:comment>
  <w:comment w:id="85" w:author="Schnell, Felix" w:date="2026-09-24T15:10:00Z" w:initials="FS">
    <w:p w14:paraId="5B40E6D0" w14:textId="77777777" w:rsidR="000E3034" w:rsidRDefault="000E3034" w:rsidP="000E3034">
      <w:pPr>
        <w:pStyle w:val="Kommentartext"/>
      </w:pPr>
      <w:r>
        <w:rPr>
          <w:rStyle w:val="Kommentarzeichen"/>
        </w:rPr>
        <w:annotationRef/>
      </w:r>
      <w:r>
        <w:t>Die ist doch fix? Oder meinst du vor-jahrespeak für kapazitätsreseriverungsobergrenze?</w:t>
      </w:r>
    </w:p>
  </w:comment>
  <w:comment w:id="86" w:author="Schnell, Felix" w:date="2026-09-24T15:11:00Z" w:initials="FS">
    <w:p w14:paraId="1D51B600" w14:textId="77777777" w:rsidR="000E3034" w:rsidRDefault="000E3034" w:rsidP="000E3034">
      <w:pPr>
        <w:pStyle w:val="Kommentartext"/>
      </w:pPr>
      <w:r>
        <w:rPr>
          <w:rStyle w:val="Kommentarzeichen"/>
        </w:rPr>
        <w:annotationRef/>
      </w:r>
      <w:r>
        <w:t>--&gt; short-comming</w:t>
      </w:r>
      <w:r>
        <w:br/>
        <w:t>wenn dam verwendet wird kann es insbsondere hier ja interessant sein den jahresleistungspeak des vorjahren zu überschreiten, um mehr von den negativen preisen zu profitieren und damit dann das netz stärker zu entlasten --&gt; genau das is tja Anges motivation die peak-lgik aufzuheben</w:t>
      </w:r>
    </w:p>
  </w:comment>
  <w:comment w:id="87" w:author="Schnell, Felix" w:date="2026-09-24T15:12:00Z" w:initials="FS">
    <w:p w14:paraId="2DF48BDC" w14:textId="77777777" w:rsidR="000E3034" w:rsidRDefault="000E3034" w:rsidP="000E3034">
      <w:pPr>
        <w:pStyle w:val="Kommentartext"/>
      </w:pPr>
      <w:r>
        <w:rPr>
          <w:rStyle w:val="Kommentarzeichen"/>
        </w:rPr>
        <w:annotationRef/>
      </w:r>
      <w:r>
        <w:t>Was?</w:t>
      </w:r>
    </w:p>
  </w:comment>
  <w:comment w:id="88" w:author="Schnell, Felix" w:date="2026-09-24T15:16:00Z" w:initials="FS">
    <w:p w14:paraId="5589B8A0" w14:textId="77777777" w:rsidR="008313D4" w:rsidRDefault="008313D4" w:rsidP="008313D4">
      <w:pPr>
        <w:pStyle w:val="Kommentartext"/>
      </w:pPr>
      <w:r>
        <w:rPr>
          <w:rStyle w:val="Kommentarzeichen"/>
        </w:rPr>
        <w:annotationRef/>
      </w:r>
      <w:r>
        <w:t>Lcoh kenn ich eher als H2 -&gt; ist bei wärme geläufig?</w:t>
      </w:r>
    </w:p>
  </w:comment>
  <w:comment w:id="91" w:author="Schnell, Felix" w:date="2026-09-24T15:15:00Z" w:initials="FS">
    <w:p w14:paraId="3E12084A" w14:textId="77777777" w:rsidR="000E3034" w:rsidRDefault="000E3034" w:rsidP="000E3034">
      <w:pPr>
        <w:pStyle w:val="Kommentartext"/>
      </w:pPr>
      <w:r>
        <w:rPr>
          <w:rStyle w:val="Kommentarzeichen"/>
        </w:rPr>
        <w:annotationRef/>
      </w:r>
      <w:r>
        <w:t>Elektrisch?</w:t>
      </w:r>
    </w:p>
  </w:comment>
  <w:comment w:id="92" w:author="Schnell, Felix" w:date="2026-09-24T15:15:00Z" w:initials="FS">
    <w:p w14:paraId="471C6D50" w14:textId="77777777" w:rsidR="000E3034" w:rsidRDefault="000E3034" w:rsidP="000E3034">
      <w:pPr>
        <w:pStyle w:val="Kommentartext"/>
      </w:pPr>
      <w:r>
        <w:rPr>
          <w:rStyle w:val="Kommentarzeichen"/>
        </w:rPr>
        <w:annotationRef/>
      </w:r>
      <w:r>
        <w:t>Sicherstellen, dass &gt; 100MWh/a elektrisch -&gt; sonst kein Agnes</w:t>
      </w:r>
    </w:p>
  </w:comment>
  <w:comment w:id="90" w:author="Schnell, Felix" w:date="2026-09-24T15:14:00Z" w:initials="FS">
    <w:p w14:paraId="0681518D" w14:textId="77777777" w:rsidR="000E3034" w:rsidRDefault="000E3034" w:rsidP="000E3034">
      <w:pPr>
        <w:pStyle w:val="Kommentartext"/>
      </w:pPr>
      <w:r>
        <w:rPr>
          <w:rStyle w:val="Kommentarzeichen"/>
        </w:rPr>
        <w:annotationRef/>
      </w:r>
      <w:r>
        <w:t>Da bin ich mir nicht ganz sicher, ob wir all das so veröffentlichen können</w:t>
      </w:r>
    </w:p>
  </w:comment>
  <w:comment w:id="95" w:author="Schnell, Felix" w:date="2026-09-24T15:56:00Z" w:initials="FS">
    <w:p w14:paraId="5EB73D94" w14:textId="77777777" w:rsidR="000A188D" w:rsidRDefault="000A188D" w:rsidP="000A188D">
      <w:pPr>
        <w:pStyle w:val="Kommentartext"/>
      </w:pPr>
      <w:r>
        <w:rPr>
          <w:rStyle w:val="Kommentarzeichen"/>
        </w:rPr>
        <w:annotationRef/>
      </w:r>
      <w:r>
        <w:t>Welcher Agnes-Tarifparameter liegen dahinter?</w:t>
      </w:r>
    </w:p>
  </w:comment>
  <w:comment w:id="96" w:author="Schnell, Felix" w:date="2026-09-24T15:17:00Z" w:initials="FS">
    <w:p w14:paraId="1430D4A0" w14:textId="77777777" w:rsidR="008313D4" w:rsidRDefault="008313D4" w:rsidP="008313D4">
      <w:pPr>
        <w:pStyle w:val="Kommentartext"/>
      </w:pPr>
      <w:r>
        <w:rPr>
          <w:rStyle w:val="Kommentarzeichen"/>
        </w:rPr>
        <w:annotationRef/>
      </w:r>
      <w:r>
        <w:t>?</w:t>
      </w:r>
    </w:p>
  </w:comment>
  <w:comment w:id="97" w:author="Schnell, Felix" w:date="2026-09-24T15:22:00Z" w:initials="FS">
    <w:p w14:paraId="401AFD00" w14:textId="77777777" w:rsidR="008313D4" w:rsidRDefault="008313D4" w:rsidP="008313D4">
      <w:pPr>
        <w:pStyle w:val="Kommentartext"/>
      </w:pPr>
      <w:r>
        <w:rPr>
          <w:rStyle w:val="Kommentarzeichen"/>
        </w:rPr>
        <w:annotationRef/>
      </w:r>
      <w:r>
        <w:t>Kommentar zu a):</w:t>
      </w:r>
      <w:r>
        <w:br/>
        <w:t>Das bedeutet ja, dass unter Agnes die Wärmekosten überall steigen außer bei der metallerzeugung -&gt; woran liegt das?</w:t>
      </w:r>
      <w:r>
        <w:br/>
        <w:t>wie wurden die agnes-parameter nivelliert? Kostengleich zu den alten peak-kosten?</w:t>
      </w:r>
      <w:r>
        <w:br/>
      </w:r>
      <w:r>
        <w:br/>
        <w:t>was ist hier bei metall besser als bei den anderen industrien?</w:t>
      </w:r>
      <w:r>
        <w:br/>
      </w:r>
      <w:r>
        <w:br/>
      </w:r>
    </w:p>
  </w:comment>
  <w:comment w:id="98" w:author="Schnell, Felix" w:date="2026-09-24T15:53:00Z" w:initials="FS">
    <w:p w14:paraId="19577B30" w14:textId="77777777" w:rsidR="000A188D" w:rsidRDefault="000A188D" w:rsidP="000A188D">
      <w:pPr>
        <w:pStyle w:val="Kommentartext"/>
      </w:pPr>
      <w:r>
        <w:rPr>
          <w:rStyle w:val="Kommentarzeichen"/>
        </w:rPr>
        <w:annotationRef/>
      </w:r>
      <w:r>
        <w:t>b) wie ist anlagenauslegung lagacy / kein dam?</w:t>
      </w:r>
      <w:r>
        <w:br/>
        <w:t>was geht bei metall? 😃</w:t>
      </w:r>
      <w:r>
        <w:br/>
      </w:r>
      <w:r>
        <w:br/>
        <w:t>war das jetzt alles frei, dann oder?</w:t>
      </w:r>
    </w:p>
  </w:comment>
  <w:comment w:id="100" w:author="Schnell, Felix" w:date="2026-09-24T15:55:00Z" w:initials="FS">
    <w:p w14:paraId="2A17E9F6" w14:textId="77777777" w:rsidR="000A188D" w:rsidRDefault="000A188D" w:rsidP="000A188D">
      <w:pPr>
        <w:pStyle w:val="Kommentartext"/>
      </w:pPr>
      <w:r>
        <w:rPr>
          <w:rStyle w:val="Kommentarzeichen"/>
        </w:rPr>
        <w:annotationRef/>
      </w:r>
      <w:r>
        <w:t>Wie verändern die sich bei DAM / ohne Dam oder bei alles frei / auslegung fix?</w:t>
      </w:r>
    </w:p>
  </w:comment>
  <w:comment w:id="101" w:author="Schnell, Felix" w:date="2026-09-24T15:55:00Z" w:initials="FS">
    <w:p w14:paraId="57D6FD6F" w14:textId="77777777" w:rsidR="000A188D" w:rsidRDefault="000A188D" w:rsidP="000A188D">
      <w:pPr>
        <w:pStyle w:val="Kommentartext"/>
      </w:pPr>
      <w:r>
        <w:rPr>
          <w:rStyle w:val="Kommentarzeichen"/>
        </w:rPr>
        <w:annotationRef/>
      </w:r>
      <w:r>
        <w:t>Wo kommt er denn her?</w:t>
      </w:r>
    </w:p>
  </w:comment>
  <w:comment w:id="102" w:author="Schnell, Felix" w:date="2026-09-24T15:56:00Z" w:initials="FS">
    <w:p w14:paraId="0156FED2" w14:textId="77777777" w:rsidR="000A188D" w:rsidRDefault="000A188D" w:rsidP="000A188D">
      <w:pPr>
        <w:pStyle w:val="Kommentartext"/>
      </w:pPr>
      <w:r>
        <w:rPr>
          <w:rStyle w:val="Kommentarzeichen"/>
        </w:rPr>
        <w:annotationRef/>
      </w:r>
      <w:r>
        <w:t>Was ist referenz? --&gt; auslegung und betrieb fix?</w:t>
      </w:r>
      <w:r>
        <w:br/>
        <w:t>aber das ist doch dann auch STromNev / Agnes?</w:t>
      </w:r>
    </w:p>
  </w:comment>
  <w:comment w:id="104" w:author="Schnell, Felix" w:date="2026-09-24T15:57:00Z" w:initials="FS">
    <w:p w14:paraId="26B961A9" w14:textId="77777777" w:rsidR="000A188D" w:rsidRDefault="000A188D" w:rsidP="000A188D">
      <w:pPr>
        <w:pStyle w:val="Kommentartext"/>
      </w:pPr>
      <w:r>
        <w:rPr>
          <w:rStyle w:val="Kommentarzeichen"/>
        </w:rPr>
        <w:annotationRef/>
      </w:r>
      <w:r>
        <w:t>Zur formel...</w:t>
      </w:r>
    </w:p>
  </w:comment>
  <w:comment w:id="105" w:author="Schnell, Felix" w:date="2026-09-24T15:57:00Z" w:initials="FS">
    <w:p w14:paraId="4C1571E3" w14:textId="77777777" w:rsidR="000A188D" w:rsidRDefault="000A188D" w:rsidP="000A188D">
      <w:pPr>
        <w:pStyle w:val="Kommentartext"/>
      </w:pPr>
      <w:r>
        <w:rPr>
          <w:rStyle w:val="Kommentarzeichen"/>
        </w:rPr>
        <w:annotationRef/>
      </w:r>
      <w:r>
        <w:t>Doppel 0 Agent?</w:t>
      </w:r>
    </w:p>
  </w:comment>
  <w:comment w:id="106" w:author="Schnell, Felix" w:date="2026-09-24T15:57:00Z" w:initials="FS">
    <w:p w14:paraId="5EABE885" w14:textId="77777777" w:rsidR="000A188D" w:rsidRDefault="000A188D" w:rsidP="000A188D">
      <w:pPr>
        <w:pStyle w:val="Kommentartext"/>
      </w:pPr>
      <w:r>
        <w:rPr>
          <w:rStyle w:val="Kommentarzeichen"/>
        </w:rPr>
        <w:annotationRef/>
      </w:r>
      <w:r>
        <w:t>In kW kWh MW MWh %?</w:t>
      </w:r>
    </w:p>
  </w:comment>
  <w:comment w:id="108" w:author="Schnell, Felix" w:date="2026-09-24T16:03:00Z" w:initials="FS">
    <w:p w14:paraId="5A74FF1A" w14:textId="77777777" w:rsidR="000A188D" w:rsidRDefault="000A188D" w:rsidP="000A188D">
      <w:pPr>
        <w:pStyle w:val="Kommentartext"/>
      </w:pPr>
      <w:r>
        <w:rPr>
          <w:rStyle w:val="Kommentarzeichen"/>
        </w:rPr>
        <w:annotationRef/>
      </w:r>
      <w:r>
        <w:t>Zentrale frage ist ja</w:t>
      </w:r>
      <w:r>
        <w:br/>
        <w:t>„Ändert sich jetzt durch Agnes, dass über Elektrifizierung wirtschaflticher Prozesswärme bereitgesteltl werden kann oder nicht“ --&gt; kann durch die geringe bestrafung von peaks der DAM besser genutzt werden? das seh ich hier irgendwie nicht beantwortet 😲</w:t>
      </w:r>
    </w:p>
  </w:comment>
  <w:comment w:id="109" w:author="Schnell, Felix" w:date="2026-09-24T15:57:00Z" w:initials="FS">
    <w:p w14:paraId="06A77DB7" w14:textId="77777777" w:rsidR="000A188D" w:rsidRDefault="000A188D" w:rsidP="000A188D">
      <w:pPr>
        <w:pStyle w:val="Kommentartext"/>
      </w:pPr>
      <w:r>
        <w:rPr>
          <w:rStyle w:val="Kommentarzeichen"/>
        </w:rPr>
        <w:annotationRef/>
      </w:r>
      <w:r>
        <w:t>Vielmehr Branche</w:t>
      </w:r>
    </w:p>
  </w:comment>
  <w:comment w:id="110" w:author="Schnell, Felix" w:date="2026-09-24T15:58:00Z" w:initials="FS">
    <w:p w14:paraId="63F77851" w14:textId="77777777" w:rsidR="000A188D" w:rsidRDefault="000A188D" w:rsidP="000A188D">
      <w:pPr>
        <w:pStyle w:val="Kommentartext"/>
      </w:pPr>
      <w:r>
        <w:rPr>
          <w:rStyle w:val="Kommentarzeichen"/>
        </w:rPr>
        <w:annotationRef/>
      </w:r>
      <w:r>
        <w:t>hahahahah</w:t>
      </w:r>
    </w:p>
  </w:comment>
  <w:comment w:id="111" w:author="Schnell, Felix" w:date="2026-09-24T15:59:00Z" w:initials="FS">
    <w:p w14:paraId="78470298" w14:textId="77777777" w:rsidR="000A188D" w:rsidRDefault="000A188D" w:rsidP="000A188D">
      <w:pPr>
        <w:pStyle w:val="Kommentartext"/>
      </w:pPr>
      <w:r>
        <w:rPr>
          <w:rStyle w:val="Kommentarzeichen"/>
        </w:rPr>
        <w:annotationRef/>
      </w:r>
      <w:r>
        <w:t>Idk ob ich das als kreislauf beschreiben würde 😃</w:t>
      </w:r>
    </w:p>
  </w:comment>
  <w:comment w:id="112" w:author="Schnell, Felix" w:date="2026-09-24T15:59:00Z" w:initials="FS">
    <w:p w14:paraId="5BA319AB" w14:textId="77777777" w:rsidR="000A188D" w:rsidRDefault="000A188D" w:rsidP="000A188D">
      <w:pPr>
        <w:pStyle w:val="Kommentartext"/>
      </w:pPr>
      <w:r>
        <w:rPr>
          <w:rStyle w:val="Kommentarzeichen"/>
        </w:rPr>
        <w:annotationRef/>
      </w:r>
      <w:r>
        <w:t>Ja was willst denn noch mit binaries hier machen? Seh ich keinen bedarf --&gt; raus damit 😃</w:t>
      </w:r>
    </w:p>
  </w:comment>
  <w:comment w:id="113" w:author="Schnell, Felix" w:date="2026-09-24T16:00:00Z" w:initials="FS">
    <w:p w14:paraId="41F3866B" w14:textId="77777777" w:rsidR="000A188D" w:rsidRDefault="000A188D" w:rsidP="000A188D">
      <w:pPr>
        <w:pStyle w:val="Kommentartext"/>
      </w:pPr>
      <w:r>
        <w:rPr>
          <w:rStyle w:val="Kommentarzeichen"/>
        </w:rPr>
        <w:annotationRef/>
      </w:r>
      <w:r>
        <w:t>Die ergebnisse sind ja auch nirgends oder hab ich sie verschlafen?</w:t>
      </w:r>
    </w:p>
  </w:comment>
  <w:comment w:id="114" w:author="Schnell, Felix" w:date="2026-09-24T16:01:00Z" w:initials="FS">
    <w:p w14:paraId="0159ABF8" w14:textId="77777777" w:rsidR="000A188D" w:rsidRDefault="000A188D" w:rsidP="000A188D">
      <w:pPr>
        <w:pStyle w:val="Kommentartext"/>
      </w:pPr>
      <w:r>
        <w:rPr>
          <w:rStyle w:val="Kommentarzeichen"/>
        </w:rPr>
        <w:annotationRef/>
      </w:r>
      <w:r>
        <w:t>Das wirklcih ein limit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BA6C2" w15:done="0"/>
  <w15:commentEx w15:paraId="00C44109" w15:done="0"/>
  <w15:commentEx w15:paraId="4B41F8FC" w15:done="0"/>
  <w15:commentEx w15:paraId="50D08AFB" w15:done="0"/>
  <w15:commentEx w15:paraId="1ADF24DF" w15:done="0"/>
  <w15:commentEx w15:paraId="688D15AB" w15:done="0"/>
  <w15:commentEx w15:paraId="4E5FB517" w15:done="0"/>
  <w15:commentEx w15:paraId="5917529E" w15:done="0"/>
  <w15:commentEx w15:paraId="1E0A546F" w15:done="0"/>
  <w15:commentEx w15:paraId="4CC147B7" w15:done="0"/>
  <w15:commentEx w15:paraId="30897493" w15:done="0"/>
  <w15:commentEx w15:paraId="05B1F452" w15:done="0"/>
  <w15:commentEx w15:paraId="492F20EF" w15:done="0"/>
  <w15:commentEx w15:paraId="3C63D384" w15:done="0"/>
  <w15:commentEx w15:paraId="7A79B990" w15:done="0"/>
  <w15:commentEx w15:paraId="23A65D56" w15:done="0"/>
  <w15:commentEx w15:paraId="2B1D01E4" w15:done="0"/>
  <w15:commentEx w15:paraId="68DEF115" w15:done="0"/>
  <w15:commentEx w15:paraId="4FF521A5" w15:done="0"/>
  <w15:commentEx w15:paraId="47697270" w15:done="0"/>
  <w15:commentEx w15:paraId="32988216" w15:done="0"/>
  <w15:commentEx w15:paraId="67802303" w15:done="0"/>
  <w15:commentEx w15:paraId="000BD46F" w15:done="0"/>
  <w15:commentEx w15:paraId="3CE1AEB8" w15:done="0"/>
  <w15:commentEx w15:paraId="3229F23D" w15:done="0"/>
  <w15:commentEx w15:paraId="1C114B0F" w15:done="0"/>
  <w15:commentEx w15:paraId="010927CE" w15:done="0"/>
  <w15:commentEx w15:paraId="49DEF164" w15:done="0"/>
  <w15:commentEx w15:paraId="11DF382C" w15:done="0"/>
  <w15:commentEx w15:paraId="519FDA4A" w15:done="0"/>
  <w15:commentEx w15:paraId="7491E11B" w15:done="0"/>
  <w15:commentEx w15:paraId="22D2EB51" w15:done="0"/>
  <w15:commentEx w15:paraId="68697EFB" w15:done="0"/>
  <w15:commentEx w15:paraId="751C3E4F" w15:done="0"/>
  <w15:commentEx w15:paraId="4302007E" w15:done="0"/>
  <w15:commentEx w15:paraId="2F269FEE" w15:done="0"/>
  <w15:commentEx w15:paraId="13A0D333" w15:done="0"/>
  <w15:commentEx w15:paraId="07417471" w15:paraIdParent="13A0D333" w15:done="0"/>
  <w15:commentEx w15:paraId="52E29307" w15:paraIdParent="13A0D333" w15:done="0"/>
  <w15:commentEx w15:paraId="6AC6D5AF" w15:done="0"/>
  <w15:commentEx w15:paraId="25FDDF93" w15:done="0"/>
  <w15:commentEx w15:paraId="5DDA1100" w15:paraIdParent="25FDDF93" w15:done="0"/>
  <w15:commentEx w15:paraId="689784E5" w15:done="0"/>
  <w15:commentEx w15:paraId="3060997A" w15:done="0"/>
  <w15:commentEx w15:paraId="019F60A5" w15:done="0"/>
  <w15:commentEx w15:paraId="39FA3BE3" w15:done="0"/>
  <w15:commentEx w15:paraId="144EEEB8" w15:done="0"/>
  <w15:commentEx w15:paraId="5B40E6D0" w15:done="0"/>
  <w15:commentEx w15:paraId="1D51B600" w15:done="0"/>
  <w15:commentEx w15:paraId="2DF48BDC" w15:done="0"/>
  <w15:commentEx w15:paraId="5589B8A0" w15:done="0"/>
  <w15:commentEx w15:paraId="3E12084A" w15:done="0"/>
  <w15:commentEx w15:paraId="471C6D50" w15:done="0"/>
  <w15:commentEx w15:paraId="0681518D" w15:done="0"/>
  <w15:commentEx w15:paraId="5EB73D94" w15:done="0"/>
  <w15:commentEx w15:paraId="1430D4A0" w15:done="0"/>
  <w15:commentEx w15:paraId="401AFD00" w15:done="0"/>
  <w15:commentEx w15:paraId="19577B30" w15:paraIdParent="401AFD00" w15:done="0"/>
  <w15:commentEx w15:paraId="2A17E9F6" w15:done="0"/>
  <w15:commentEx w15:paraId="57D6FD6F" w15:done="0"/>
  <w15:commentEx w15:paraId="0156FED2" w15:done="0"/>
  <w15:commentEx w15:paraId="26B961A9" w15:done="0"/>
  <w15:commentEx w15:paraId="4C1571E3" w15:done="0"/>
  <w15:commentEx w15:paraId="5EABE885" w15:done="0"/>
  <w15:commentEx w15:paraId="5A74FF1A" w15:done="0"/>
  <w15:commentEx w15:paraId="06A77DB7" w15:done="0"/>
  <w15:commentEx w15:paraId="63F77851" w15:done="0"/>
  <w15:commentEx w15:paraId="78470298" w15:done="0"/>
  <w15:commentEx w15:paraId="5BA319AB" w15:done="0"/>
  <w15:commentEx w15:paraId="41F3866B" w15:done="0"/>
  <w15:commentEx w15:paraId="0159AB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8CB9B" w16cex:dateUtc="2026-09-24T12:06:00Z"/>
  <w16cex:commentExtensible w16cex:durableId="294F20C9" w16cex:dateUtc="2026-09-24T12:06:00Z"/>
  <w16cex:commentExtensible w16cex:durableId="333CF467" w16cex:dateUtc="2026-09-24T12:06:00Z"/>
  <w16cex:commentExtensible w16cex:durableId="5544CFF4" w16cex:dateUtc="2026-09-24T12:07:00Z"/>
  <w16cex:commentExtensible w16cex:durableId="08F02607" w16cex:dateUtc="2026-09-24T12:07:00Z"/>
  <w16cex:commentExtensible w16cex:durableId="7FCFA194" w16cex:dateUtc="2026-09-24T12:08:00Z"/>
  <w16cex:commentExtensible w16cex:durableId="5347F7D7" w16cex:dateUtc="2026-09-24T12:09:00Z"/>
  <w16cex:commentExtensible w16cex:durableId="2646B69A" w16cex:dateUtc="2026-09-24T12:11:00Z"/>
  <w16cex:commentExtensible w16cex:durableId="586E8864" w16cex:dateUtc="2026-09-24T12:11:00Z"/>
  <w16cex:commentExtensible w16cex:durableId="56228F74" w16cex:dateUtc="2026-09-24T12:11:00Z"/>
  <w16cex:commentExtensible w16cex:durableId="5FA7C2EF" w16cex:dateUtc="2026-09-24T12:13:00Z"/>
  <w16cex:commentExtensible w16cex:durableId="730F98EF" w16cex:dateUtc="2026-09-24T12:13:00Z"/>
  <w16cex:commentExtensible w16cex:durableId="498D76E4" w16cex:dateUtc="2026-09-24T12:14:00Z"/>
  <w16cex:commentExtensible w16cex:durableId="4DBAD7D6" w16cex:dateUtc="2026-09-24T12:15:00Z"/>
  <w16cex:commentExtensible w16cex:durableId="1115CF36" w16cex:dateUtc="2026-09-24T12:21:00Z"/>
  <w16cex:commentExtensible w16cex:durableId="03A5956A" w16cex:dateUtc="2026-09-24T12:22:00Z"/>
  <w16cex:commentExtensible w16cex:durableId="7B0F2A96" w16cex:dateUtc="2026-09-24T12:21:00Z"/>
  <w16cex:commentExtensible w16cex:durableId="001BDD93" w16cex:dateUtc="2026-09-24T12:22:00Z"/>
  <w16cex:commentExtensible w16cex:durableId="0B86BE0E" w16cex:dateUtc="2026-09-24T12:22:00Z"/>
  <w16cex:commentExtensible w16cex:durableId="2843F96B" w16cex:dateUtc="2026-09-24T12:25:00Z"/>
  <w16cex:commentExtensible w16cex:durableId="23C25273" w16cex:dateUtc="2026-09-24T12:23:00Z"/>
  <w16cex:commentExtensible w16cex:durableId="15E801C6" w16cex:dateUtc="2026-09-24T12:25:00Z"/>
  <w16cex:commentExtensible w16cex:durableId="17448CD5" w16cex:dateUtc="2026-09-24T12:24:00Z"/>
  <w16cex:commentExtensible w16cex:durableId="7A329EFD" w16cex:dateUtc="2026-09-24T12:26:00Z"/>
  <w16cex:commentExtensible w16cex:durableId="091D9085" w16cex:dateUtc="2026-09-24T12:26:00Z"/>
  <w16cex:commentExtensible w16cex:durableId="24F44F4B" w16cex:dateUtc="2026-09-24T12:31:00Z"/>
  <w16cex:commentExtensible w16cex:durableId="3A3E3873" w16cex:dateUtc="2026-09-24T12:40:00Z"/>
  <w16cex:commentExtensible w16cex:durableId="10CED29A" w16cex:dateUtc="2026-09-24T12:39:00Z"/>
  <w16cex:commentExtensible w16cex:durableId="7D3BA250" w16cex:dateUtc="2026-09-24T12:32:00Z"/>
  <w16cex:commentExtensible w16cex:durableId="1C279D76" w16cex:dateUtc="2026-09-24T12:39:00Z"/>
  <w16cex:commentExtensible w16cex:durableId="62896D2F" w16cex:dateUtc="2026-09-24T12:55:00Z"/>
  <w16cex:commentExtensible w16cex:durableId="2C5CD077" w16cex:dateUtc="2026-09-24T12:57:00Z"/>
  <w16cex:commentExtensible w16cex:durableId="5B94BF84" w16cex:dateUtc="2026-09-24T12:58:00Z"/>
  <w16cex:commentExtensible w16cex:durableId="7C7920F3" w16cex:dateUtc="2026-09-24T12:58:00Z"/>
  <w16cex:commentExtensible w16cex:durableId="0D94E842" w16cex:dateUtc="2026-09-24T12:59:00Z"/>
  <w16cex:commentExtensible w16cex:durableId="0FD458E1" w16cex:dateUtc="2026-09-24T13:00:00Z"/>
  <w16cex:commentExtensible w16cex:durableId="0ABABDA3" w16cex:dateUtc="2026-09-24T13:01:00Z"/>
  <w16cex:commentExtensible w16cex:durableId="0A1AD3EC" w16cex:dateUtc="2026-09-24T13:01:00Z"/>
  <w16cex:commentExtensible w16cex:durableId="53645EA7" w16cex:dateUtc="2026-09-24T13:02:00Z"/>
  <w16cex:commentExtensible w16cex:durableId="2C13259B" w16cex:dateUtc="2026-09-24T13:02:00Z"/>
  <w16cex:commentExtensible w16cex:durableId="0D5F2C23" w16cex:dateUtc="2026-09-24T13:03:00Z"/>
  <w16cex:commentExtensible w16cex:durableId="0EB1C563" w16cex:dateUtc="2026-09-24T13:03:00Z"/>
  <w16cex:commentExtensible w16cex:durableId="1E0D2D43" w16cex:dateUtc="2026-09-24T13:06:00Z"/>
  <w16cex:commentExtensible w16cex:durableId="62F7FE79" w16cex:dateUtc="2026-09-24T13:07:00Z"/>
  <w16cex:commentExtensible w16cex:durableId="2C2FD7D1" w16cex:dateUtc="2026-09-24T13:08:00Z"/>
  <w16cex:commentExtensible w16cex:durableId="61242E76" w16cex:dateUtc="2026-09-24T13:09:00Z"/>
  <w16cex:commentExtensible w16cex:durableId="68D007F6" w16cex:dateUtc="2026-09-24T13:09:00Z"/>
  <w16cex:commentExtensible w16cex:durableId="499D6FC3" w16cex:dateUtc="2026-09-24T13:10:00Z"/>
  <w16cex:commentExtensible w16cex:durableId="4C8F99B1" w16cex:dateUtc="2026-09-24T13:11:00Z"/>
  <w16cex:commentExtensible w16cex:durableId="0A6B2274" w16cex:dateUtc="2026-09-24T13:12:00Z"/>
  <w16cex:commentExtensible w16cex:durableId="7883C2C1" w16cex:dateUtc="2026-09-24T13:16:00Z"/>
  <w16cex:commentExtensible w16cex:durableId="50BC9EA4" w16cex:dateUtc="2026-09-24T13:15:00Z"/>
  <w16cex:commentExtensible w16cex:durableId="62446EDF" w16cex:dateUtc="2026-09-24T13:15:00Z"/>
  <w16cex:commentExtensible w16cex:durableId="1CFFF9D5" w16cex:dateUtc="2026-09-24T13:14:00Z"/>
  <w16cex:commentExtensible w16cex:durableId="1CAE2295" w16cex:dateUtc="2026-09-24T13:56:00Z"/>
  <w16cex:commentExtensible w16cex:durableId="2668A53D" w16cex:dateUtc="2026-09-24T13:17:00Z"/>
  <w16cex:commentExtensible w16cex:durableId="638E763E" w16cex:dateUtc="2026-09-24T13:22:00Z"/>
  <w16cex:commentExtensible w16cex:durableId="1A948D94" w16cex:dateUtc="2026-09-24T13:53:00Z"/>
  <w16cex:commentExtensible w16cex:durableId="01DE61DF" w16cex:dateUtc="2026-09-24T13:55:00Z"/>
  <w16cex:commentExtensible w16cex:durableId="0A856699" w16cex:dateUtc="2026-09-24T13:55:00Z"/>
  <w16cex:commentExtensible w16cex:durableId="1737CA7D" w16cex:dateUtc="2026-09-24T13:56:00Z"/>
  <w16cex:commentExtensible w16cex:durableId="361F33B0" w16cex:dateUtc="2026-09-24T13:57:00Z"/>
  <w16cex:commentExtensible w16cex:durableId="556BD68F" w16cex:dateUtc="2026-09-24T13:57:00Z"/>
  <w16cex:commentExtensible w16cex:durableId="1DBDDA28" w16cex:dateUtc="2026-09-24T13:57:00Z"/>
  <w16cex:commentExtensible w16cex:durableId="1218C25E" w16cex:dateUtc="2026-09-24T14:03:00Z"/>
  <w16cex:commentExtensible w16cex:durableId="046624BE" w16cex:dateUtc="2026-09-24T13:57:00Z"/>
  <w16cex:commentExtensible w16cex:durableId="5063B133" w16cex:dateUtc="2026-09-24T13:58:00Z"/>
  <w16cex:commentExtensible w16cex:durableId="13F59F75" w16cex:dateUtc="2026-09-24T13:59:00Z"/>
  <w16cex:commentExtensible w16cex:durableId="0DAF08FF" w16cex:dateUtc="2026-09-24T13:59:00Z"/>
  <w16cex:commentExtensible w16cex:durableId="3C793BDC" w16cex:dateUtc="2026-09-24T14:00:00Z"/>
  <w16cex:commentExtensible w16cex:durableId="0863EA32" w16cex:dateUtc="2026-09-24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BA6C2" w16cid:durableId="61B8CB9B"/>
  <w16cid:commentId w16cid:paraId="00C44109" w16cid:durableId="294F20C9"/>
  <w16cid:commentId w16cid:paraId="4B41F8FC" w16cid:durableId="333CF467"/>
  <w16cid:commentId w16cid:paraId="50D08AFB" w16cid:durableId="5544CFF4"/>
  <w16cid:commentId w16cid:paraId="1ADF24DF" w16cid:durableId="08F02607"/>
  <w16cid:commentId w16cid:paraId="688D15AB" w16cid:durableId="7FCFA194"/>
  <w16cid:commentId w16cid:paraId="4E5FB517" w16cid:durableId="5347F7D7"/>
  <w16cid:commentId w16cid:paraId="5917529E" w16cid:durableId="2646B69A"/>
  <w16cid:commentId w16cid:paraId="1E0A546F" w16cid:durableId="586E8864"/>
  <w16cid:commentId w16cid:paraId="4CC147B7" w16cid:durableId="56228F74"/>
  <w16cid:commentId w16cid:paraId="30897493" w16cid:durableId="5FA7C2EF"/>
  <w16cid:commentId w16cid:paraId="05B1F452" w16cid:durableId="730F98EF"/>
  <w16cid:commentId w16cid:paraId="492F20EF" w16cid:durableId="498D76E4"/>
  <w16cid:commentId w16cid:paraId="3C63D384" w16cid:durableId="4DBAD7D6"/>
  <w16cid:commentId w16cid:paraId="7A79B990" w16cid:durableId="1115CF36"/>
  <w16cid:commentId w16cid:paraId="23A65D56" w16cid:durableId="03A5956A"/>
  <w16cid:commentId w16cid:paraId="2B1D01E4" w16cid:durableId="7B0F2A96"/>
  <w16cid:commentId w16cid:paraId="68DEF115" w16cid:durableId="001BDD93"/>
  <w16cid:commentId w16cid:paraId="4FF521A5" w16cid:durableId="0B86BE0E"/>
  <w16cid:commentId w16cid:paraId="47697270" w16cid:durableId="2843F96B"/>
  <w16cid:commentId w16cid:paraId="32988216" w16cid:durableId="23C25273"/>
  <w16cid:commentId w16cid:paraId="67802303" w16cid:durableId="15E801C6"/>
  <w16cid:commentId w16cid:paraId="000BD46F" w16cid:durableId="17448CD5"/>
  <w16cid:commentId w16cid:paraId="3CE1AEB8" w16cid:durableId="7A329EFD"/>
  <w16cid:commentId w16cid:paraId="3229F23D" w16cid:durableId="091D9085"/>
  <w16cid:commentId w16cid:paraId="1C114B0F" w16cid:durableId="24F44F4B"/>
  <w16cid:commentId w16cid:paraId="010927CE" w16cid:durableId="3A3E3873"/>
  <w16cid:commentId w16cid:paraId="49DEF164" w16cid:durableId="10CED29A"/>
  <w16cid:commentId w16cid:paraId="11DF382C" w16cid:durableId="7D3BA250"/>
  <w16cid:commentId w16cid:paraId="519FDA4A" w16cid:durableId="1C279D76"/>
  <w16cid:commentId w16cid:paraId="7491E11B" w16cid:durableId="62896D2F"/>
  <w16cid:commentId w16cid:paraId="22D2EB51" w16cid:durableId="2C5CD077"/>
  <w16cid:commentId w16cid:paraId="68697EFB" w16cid:durableId="5B94BF84"/>
  <w16cid:commentId w16cid:paraId="751C3E4F" w16cid:durableId="7C7920F3"/>
  <w16cid:commentId w16cid:paraId="4302007E" w16cid:durableId="0D94E842"/>
  <w16cid:commentId w16cid:paraId="2F269FEE" w16cid:durableId="0FD458E1"/>
  <w16cid:commentId w16cid:paraId="13A0D333" w16cid:durableId="0ABABDA3"/>
  <w16cid:commentId w16cid:paraId="07417471" w16cid:durableId="0A1AD3EC"/>
  <w16cid:commentId w16cid:paraId="52E29307" w16cid:durableId="53645EA7"/>
  <w16cid:commentId w16cid:paraId="6AC6D5AF" w16cid:durableId="2C13259B"/>
  <w16cid:commentId w16cid:paraId="25FDDF93" w16cid:durableId="0D5F2C23"/>
  <w16cid:commentId w16cid:paraId="5DDA1100" w16cid:durableId="0EB1C563"/>
  <w16cid:commentId w16cid:paraId="689784E5" w16cid:durableId="1E0D2D43"/>
  <w16cid:commentId w16cid:paraId="3060997A" w16cid:durableId="62F7FE79"/>
  <w16cid:commentId w16cid:paraId="019F60A5" w16cid:durableId="2C2FD7D1"/>
  <w16cid:commentId w16cid:paraId="39FA3BE3" w16cid:durableId="61242E76"/>
  <w16cid:commentId w16cid:paraId="144EEEB8" w16cid:durableId="68D007F6"/>
  <w16cid:commentId w16cid:paraId="5B40E6D0" w16cid:durableId="499D6FC3"/>
  <w16cid:commentId w16cid:paraId="1D51B600" w16cid:durableId="4C8F99B1"/>
  <w16cid:commentId w16cid:paraId="2DF48BDC" w16cid:durableId="0A6B2274"/>
  <w16cid:commentId w16cid:paraId="5589B8A0" w16cid:durableId="7883C2C1"/>
  <w16cid:commentId w16cid:paraId="3E12084A" w16cid:durableId="50BC9EA4"/>
  <w16cid:commentId w16cid:paraId="471C6D50" w16cid:durableId="62446EDF"/>
  <w16cid:commentId w16cid:paraId="0681518D" w16cid:durableId="1CFFF9D5"/>
  <w16cid:commentId w16cid:paraId="5EB73D94" w16cid:durableId="1CAE2295"/>
  <w16cid:commentId w16cid:paraId="1430D4A0" w16cid:durableId="2668A53D"/>
  <w16cid:commentId w16cid:paraId="401AFD00" w16cid:durableId="638E763E"/>
  <w16cid:commentId w16cid:paraId="19577B30" w16cid:durableId="1A948D94"/>
  <w16cid:commentId w16cid:paraId="2A17E9F6" w16cid:durableId="01DE61DF"/>
  <w16cid:commentId w16cid:paraId="57D6FD6F" w16cid:durableId="0A856699"/>
  <w16cid:commentId w16cid:paraId="0156FED2" w16cid:durableId="1737CA7D"/>
  <w16cid:commentId w16cid:paraId="26B961A9" w16cid:durableId="361F33B0"/>
  <w16cid:commentId w16cid:paraId="4C1571E3" w16cid:durableId="556BD68F"/>
  <w16cid:commentId w16cid:paraId="5EABE885" w16cid:durableId="1DBDDA28"/>
  <w16cid:commentId w16cid:paraId="5A74FF1A" w16cid:durableId="1218C25E"/>
  <w16cid:commentId w16cid:paraId="06A77DB7" w16cid:durableId="046624BE"/>
  <w16cid:commentId w16cid:paraId="63F77851" w16cid:durableId="5063B133"/>
  <w16cid:commentId w16cid:paraId="78470298" w16cid:durableId="13F59F75"/>
  <w16cid:commentId w16cid:paraId="5BA319AB" w16cid:durableId="0DAF08FF"/>
  <w16cid:commentId w16cid:paraId="41F3866B" w16cid:durableId="3C793BDC"/>
  <w16cid:commentId w16cid:paraId="0159ABF8" w16cid:durableId="0863EA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74E2" w14:textId="77777777" w:rsidR="00673496" w:rsidRDefault="00673496">
      <w:pPr>
        <w:spacing w:after="0"/>
      </w:pPr>
      <w:r>
        <w:separator/>
      </w:r>
    </w:p>
  </w:endnote>
  <w:endnote w:type="continuationSeparator" w:id="0">
    <w:p w14:paraId="3D328291" w14:textId="77777777" w:rsidR="00673496" w:rsidRDefault="00673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483F" w14:textId="77777777" w:rsidR="00673496" w:rsidRDefault="00673496">
      <w:r>
        <w:separator/>
      </w:r>
    </w:p>
  </w:footnote>
  <w:footnote w:type="continuationSeparator" w:id="0">
    <w:p w14:paraId="01EC510C" w14:textId="77777777" w:rsidR="00673496" w:rsidRDefault="00673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7A60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88479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531"/>
    <w:multiLevelType w:val="multilevel"/>
    <w:tmpl w:val="D0142F4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91501089">
    <w:abstractNumId w:val="0"/>
  </w:num>
  <w:num w:numId="2" w16cid:durableId="52305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2839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2179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nell, Felix">
    <w15:presenceInfo w15:providerId="AD" w15:userId="S::felix.schnell@ipa.fraunhofer.de::93b6a503-5ba3-499c-a31f-bff75e9e97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1E"/>
    <w:rsid w:val="0004114C"/>
    <w:rsid w:val="000A188D"/>
    <w:rsid w:val="000A697F"/>
    <w:rsid w:val="000B3840"/>
    <w:rsid w:val="000B62A8"/>
    <w:rsid w:val="000E3034"/>
    <w:rsid w:val="00102C95"/>
    <w:rsid w:val="0013020A"/>
    <w:rsid w:val="00153473"/>
    <w:rsid w:val="00184C8C"/>
    <w:rsid w:val="00201839"/>
    <w:rsid w:val="00213EF9"/>
    <w:rsid w:val="0022442A"/>
    <w:rsid w:val="00272AAD"/>
    <w:rsid w:val="00274114"/>
    <w:rsid w:val="003176BB"/>
    <w:rsid w:val="00340EA1"/>
    <w:rsid w:val="003C3F8A"/>
    <w:rsid w:val="00402642"/>
    <w:rsid w:val="004F2B80"/>
    <w:rsid w:val="004F6BAB"/>
    <w:rsid w:val="00593523"/>
    <w:rsid w:val="005D2868"/>
    <w:rsid w:val="00671E7F"/>
    <w:rsid w:val="00673496"/>
    <w:rsid w:val="0068236D"/>
    <w:rsid w:val="00687D5C"/>
    <w:rsid w:val="006C40DD"/>
    <w:rsid w:val="007128E8"/>
    <w:rsid w:val="00727CF6"/>
    <w:rsid w:val="00730F50"/>
    <w:rsid w:val="007D37F8"/>
    <w:rsid w:val="00802C8C"/>
    <w:rsid w:val="00822935"/>
    <w:rsid w:val="008238C6"/>
    <w:rsid w:val="008313D4"/>
    <w:rsid w:val="00852142"/>
    <w:rsid w:val="008709B3"/>
    <w:rsid w:val="008E1848"/>
    <w:rsid w:val="00967221"/>
    <w:rsid w:val="00974D8F"/>
    <w:rsid w:val="009B6523"/>
    <w:rsid w:val="009C7833"/>
    <w:rsid w:val="00A07F31"/>
    <w:rsid w:val="00A13967"/>
    <w:rsid w:val="00A43922"/>
    <w:rsid w:val="00B348F1"/>
    <w:rsid w:val="00B41385"/>
    <w:rsid w:val="00BB6CBC"/>
    <w:rsid w:val="00C32AAD"/>
    <w:rsid w:val="00C76F69"/>
    <w:rsid w:val="00C93866"/>
    <w:rsid w:val="00D00F58"/>
    <w:rsid w:val="00D1541E"/>
    <w:rsid w:val="00D50CD5"/>
    <w:rsid w:val="00D84B2A"/>
    <w:rsid w:val="00E171F2"/>
    <w:rsid w:val="00E31921"/>
    <w:rsid w:val="00EC1C19"/>
    <w:rsid w:val="00ED156B"/>
    <w:rsid w:val="00EF2B3F"/>
    <w:rsid w:val="00F27481"/>
    <w:rsid w:val="00F32D42"/>
    <w:rsid w:val="00F6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B0F8"/>
  <w15:docId w15:val="{BAA1EE64-D84E-4F50-BBE5-3CB6E4A3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40"/>
    </w:p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12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12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style>
  <w:style w:type="paragraph" w:customStyle="1" w:styleId="FirstParagraph">
    <w:name w:val="First Paragraph"/>
    <w:basedOn w:val="Textkrper"/>
    <w:next w:val="Textkrper"/>
    <w:qFormat/>
  </w:style>
  <w:style w:type="paragraph" w:customStyle="1" w:styleId="Compact">
    <w:name w:val="Compact"/>
    <w:basedOn w:val="Textkrper"/>
    <w:qFormat/>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Vorformatiert">
    <w:name w:val="HTML Preformatted"/>
    <w:basedOn w:val="Standard"/>
    <w:link w:val="HTMLVorformatiertZchn"/>
    <w:rsid w:val="00ED156B"/>
    <w:pPr>
      <w:spacing w:after="0"/>
    </w:pPr>
    <w:rPr>
      <w:rFonts w:ascii="Consolas" w:hAnsi="Consolas"/>
      <w:sz w:val="20"/>
      <w:szCs w:val="20"/>
    </w:rPr>
  </w:style>
  <w:style w:type="character" w:customStyle="1" w:styleId="HTMLVorformatiertZchn">
    <w:name w:val="HTML Vorformatiert Zchn"/>
    <w:basedOn w:val="Absatz-Standardschriftart"/>
    <w:link w:val="HTMLVorformatiert"/>
    <w:rsid w:val="00ED156B"/>
    <w:rPr>
      <w:rFonts w:ascii="Consolas" w:hAnsi="Consolas"/>
      <w:sz w:val="20"/>
      <w:szCs w:val="20"/>
    </w:rPr>
  </w:style>
  <w:style w:type="character" w:styleId="Kommentarzeichen">
    <w:name w:val="annotation reference"/>
    <w:basedOn w:val="Absatz-Standardschriftart"/>
    <w:rsid w:val="00102C95"/>
    <w:rPr>
      <w:sz w:val="16"/>
      <w:szCs w:val="16"/>
    </w:rPr>
  </w:style>
  <w:style w:type="paragraph" w:styleId="Kommentartext">
    <w:name w:val="annotation text"/>
    <w:basedOn w:val="Standard"/>
    <w:link w:val="KommentartextZchn"/>
    <w:rsid w:val="00102C95"/>
    <w:rPr>
      <w:sz w:val="20"/>
      <w:szCs w:val="20"/>
    </w:rPr>
  </w:style>
  <w:style w:type="character" w:customStyle="1" w:styleId="KommentartextZchn">
    <w:name w:val="Kommentartext Zchn"/>
    <w:basedOn w:val="Absatz-Standardschriftart"/>
    <w:link w:val="Kommentartext"/>
    <w:rsid w:val="00102C95"/>
    <w:rPr>
      <w:sz w:val="20"/>
      <w:szCs w:val="20"/>
    </w:rPr>
  </w:style>
  <w:style w:type="paragraph" w:styleId="Kommentarthema">
    <w:name w:val="annotation subject"/>
    <w:basedOn w:val="Kommentartext"/>
    <w:next w:val="Kommentartext"/>
    <w:link w:val="KommentarthemaZchn"/>
    <w:rsid w:val="00102C95"/>
    <w:rPr>
      <w:b/>
      <w:bCs/>
    </w:rPr>
  </w:style>
  <w:style w:type="character" w:customStyle="1" w:styleId="KommentarthemaZchn">
    <w:name w:val="Kommentarthema Zchn"/>
    <w:basedOn w:val="KommentartextZchn"/>
    <w:link w:val="Kommentarthema"/>
    <w:rsid w:val="00102C95"/>
    <w:rPr>
      <w:b/>
      <w:bCs/>
      <w:sz w:val="20"/>
      <w:szCs w:val="20"/>
    </w:rPr>
  </w:style>
  <w:style w:type="paragraph" w:styleId="berarbeitung">
    <w:name w:val="Revision"/>
    <w:hidden/>
    <w:rsid w:val="00102C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sv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3742</Words>
  <Characters>23580</Characters>
  <Application>Microsoft Office Word</Application>
  <DocSecurity>0</DocSecurity>
  <Lines>196</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Ruess, Lukas</dc:creator>
  <cp:keywords/>
  <cp:lastModifiedBy>Schnell, Felix</cp:lastModifiedBy>
  <cp:revision>25</cp:revision>
  <dcterms:created xsi:type="dcterms:W3CDTF">2026-09-18T11:47:00Z</dcterms:created>
  <dcterms:modified xsi:type="dcterms:W3CDTF">2026-09-24T14:03:00Z</dcterms:modified>
</cp:coreProperties>
</file>